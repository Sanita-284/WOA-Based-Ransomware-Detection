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D1AFDF4" w14:textId="77777777" w:rsidR="00300B67" w:rsidRPr="002C2660" w:rsidRDefault="00300B67" w:rsidP="00300B67">
      <w:pPr>
        <w:spacing w:after="6pt"/>
        <w:rPr>
          <w:sz w:val="40"/>
          <w:szCs w:val="40"/>
        </w:rPr>
      </w:pPr>
      <w:r w:rsidRPr="002C2660">
        <w:rPr>
          <w:b/>
          <w:bCs/>
          <w:sz w:val="40"/>
          <w:szCs w:val="40"/>
        </w:rPr>
        <w:t>Memory Detection: A Survey of Whale Optimization Algorithm-Based Signature Generation</w:t>
      </w:r>
    </w:p>
    <w:p w14:paraId="7F8D5340" w14:textId="77777777" w:rsidR="00300B67" w:rsidRDefault="00300B67" w:rsidP="00300B67">
      <w:pPr>
        <w:spacing w:after="3pt"/>
      </w:pPr>
      <w:r>
        <w:rPr>
          <w:b/>
          <w:bCs/>
        </w:rPr>
        <w:t>Monica P¹, Sanita², and Vaishnavi S³</w:t>
      </w:r>
    </w:p>
    <w:p w14:paraId="6BBFC7BE" w14:textId="77777777" w:rsidR="00300B67" w:rsidRDefault="00300B67" w:rsidP="00300B67">
      <w:pPr>
        <w:spacing w:after="3pt"/>
      </w:pPr>
      <w:r>
        <w:rPr>
          <w:i/>
          <w:iCs/>
          <w:sz w:val="18"/>
          <w:szCs w:val="18"/>
        </w:rPr>
        <w:t>Department of CSE – Cyber Security, Jain (Deemed-to-be) University, Karnataka, India</w:t>
      </w:r>
    </w:p>
    <w:p w14:paraId="73D7092D" w14:textId="77777777" w:rsidR="00300B67" w:rsidRDefault="00300B67" w:rsidP="00300B67">
      <w:pPr>
        <w:spacing w:after="8pt"/>
        <w:sectPr w:rsidR="00300B67" w:rsidSect="00300B67">
          <w:headerReference w:type="default" r:id="rId8"/>
          <w:footerReference w:type="default" r:id="rId9"/>
          <w:type w:val="continuous"/>
          <w:pgSz w:w="595.30pt" w:h="841.90pt"/>
          <w:pgMar w:top="50.45pt" w:right="72pt" w:bottom="72pt" w:left="46.80pt" w:header="35.45pt" w:footer="35.45pt" w:gutter="0pt"/>
          <w:cols w:space="35.40pt"/>
          <w:docGrid w:linePitch="360"/>
        </w:sectPr>
      </w:pPr>
      <w:hyperlink r:id="rId10" w:history="1">
        <w:r>
          <w:rPr>
            <w:color w:val="1155CC"/>
            <w:u w:val="single"/>
          </w:rPr>
          <w:t>monicamoni1502@gmail.com</w:t>
        </w:r>
      </w:hyperlink>
      <w:r>
        <w:t xml:space="preserve"> | </w:t>
      </w:r>
      <w:hyperlink r:id="rId11" w:history="1">
        <w:r>
          <w:rPr>
            <w:color w:val="1155CC"/>
            <w:u w:val="single"/>
          </w:rPr>
          <w:t>sanitasolomon@gmail.com</w:t>
        </w:r>
      </w:hyperlink>
      <w:r>
        <w:t xml:space="preserve"> | </w:t>
      </w:r>
      <w:hyperlink r:id="rId12" w:history="1">
        <w:r>
          <w:rPr>
            <w:color w:val="1155CC"/>
            <w:u w:val="single"/>
          </w:rPr>
          <w:t>vaishnaviisunil@gmail.com</w:t>
        </w:r>
      </w:hyperlink>
    </w:p>
    <w:p w14:paraId="375EA9DA" w14:textId="77777777" w:rsidR="00300B67" w:rsidRDefault="00300B67" w:rsidP="00300B67">
      <w:pPr>
        <w:spacing w:after="8pt"/>
        <w:jc w:val="both"/>
        <w:sectPr w:rsidR="00300B67" w:rsidSect="00300B67">
          <w:type w:val="continuous"/>
          <w:pgSz w:w="595.30pt" w:h="841.90pt"/>
          <w:pgMar w:top="50.45pt" w:right="72pt" w:bottom="72pt" w:left="46.80pt" w:header="35.45pt" w:footer="35.45pt" w:gutter="0pt"/>
          <w:cols w:num="2" w:space="35.40pt"/>
          <w:docGrid w:linePitch="360"/>
        </w:sectPr>
      </w:pPr>
    </w:p>
    <w:p w14:paraId="10356E8F" w14:textId="621B8576" w:rsidR="00300B67" w:rsidRPr="002F5558" w:rsidRDefault="00300B67" w:rsidP="00300B67">
      <w:pPr>
        <w:spacing w:before="5pt" w:after="3pt"/>
        <w:jc w:val="both"/>
        <w:rPr>
          <w:b/>
          <w:bCs/>
          <w:sz w:val="18"/>
          <w:szCs w:val="18"/>
        </w:rPr>
      </w:pPr>
      <w:r w:rsidRPr="00300B67">
        <w:rPr>
          <w:rFonts w:eastAsia="Times New Roman"/>
          <w:b/>
          <w:bCs/>
          <w:i/>
          <w:iCs/>
          <w:sz w:val="18"/>
          <w:szCs w:val="18"/>
        </w:rPr>
        <w:t>Abstract</w:t>
      </w:r>
      <w:r w:rsidRPr="00300B67">
        <w:rPr>
          <w:rFonts w:eastAsia="Times New Roman"/>
          <w:sz w:val="18"/>
          <w:szCs w:val="18"/>
        </w:rPr>
        <w:t>—</w:t>
      </w:r>
      <w:r w:rsidR="005B1D88" w:rsidRPr="005B1D88">
        <w:rPr>
          <w:rFonts w:eastAsia="Times New Roman"/>
          <w:b/>
          <w:bCs/>
          <w:sz w:val="18"/>
          <w:szCs w:val="18"/>
        </w:rPr>
        <w:t xml:space="preserve"> </w:t>
      </w:r>
      <w:r w:rsidR="005B1D88" w:rsidRPr="008B5C7C">
        <w:rPr>
          <w:rFonts w:eastAsia="Times New Roman"/>
          <w:b/>
          <w:bCs/>
          <w:sz w:val="18"/>
          <w:szCs w:val="18"/>
        </w:rPr>
        <w:t xml:space="preserve">The current method of signature detection fails to detect double-extortion ransomware attacks because these attacks encrypt data while simultaneously stealing sensitive information from their targets. The system requires immediate detection through memory-based methods which use actual system operation data to identify breaches that occur before data begins to get encrypted. We introduce an application-based ransomware detection system that uses systematic testing of ten actual ransomware samples which we obtained from </w:t>
      </w:r>
      <w:proofErr w:type="spellStart"/>
      <w:r w:rsidR="005B1D88" w:rsidRPr="008B5C7C">
        <w:rPr>
          <w:rFonts w:eastAsia="Times New Roman"/>
          <w:b/>
          <w:bCs/>
          <w:sz w:val="18"/>
          <w:szCs w:val="18"/>
        </w:rPr>
        <w:t>MalwareBazaar</w:t>
      </w:r>
      <w:proofErr w:type="spellEnd"/>
      <w:r w:rsidR="005B1D88" w:rsidRPr="008B5C7C">
        <w:rPr>
          <w:rFonts w:eastAsia="Times New Roman"/>
          <w:b/>
          <w:bCs/>
          <w:sz w:val="18"/>
          <w:szCs w:val="18"/>
        </w:rPr>
        <w:t xml:space="preserve"> to analyze their behavior across five fileless ransomware families and five file-based ransomware families. The Whale Optimization Algorithm (WOA) uses four core mechanisms to optimize behavior-derived memory indicators which it obtains from real-world ransomware execution: it uses Encircling Prey behavior to find optimal feature subsets; it uses Bubble-Net Attacking to improve and utilize the best behavioral indicators; it uses Search for Prey to find different behavioral patterns; it uses Position Updating to create a system that explores and exploits high-dimensional spaces for indicator detection. The proposed framework receives support through a Systematic Literature Review (SLR) which evaluates 45 peer-reviewed studies selected via PRISMA 2020 from 912 initial candidates across IEEE Xplore, ACM Digital Library, ScienceDirect, and SpringerLink.</w:t>
      </w:r>
      <w:r w:rsidR="005B1D88" w:rsidRPr="008B5C7C">
        <w:t xml:space="preserve"> </w:t>
      </w:r>
      <w:r w:rsidR="005B1D88" w:rsidRPr="008B5C7C">
        <w:rPr>
          <w:rFonts w:eastAsia="Times New Roman"/>
          <w:b/>
          <w:bCs/>
          <w:sz w:val="18"/>
          <w:szCs w:val="18"/>
        </w:rPr>
        <w:t xml:space="preserve">The original taxonomy system consists of four hierarchical levels which classify Static Analysis, Dynamic Analysis, Memory-Based Detection, and Hybrid Optimization-Driven </w:t>
      </w:r>
      <w:proofErr w:type="spellStart"/>
      <w:r w:rsidR="005B1D88" w:rsidRPr="008B5C7C">
        <w:rPr>
          <w:rFonts w:eastAsia="Times New Roman"/>
          <w:b/>
          <w:bCs/>
          <w:sz w:val="18"/>
          <w:szCs w:val="18"/>
        </w:rPr>
        <w:t>Systems.</w:t>
      </w:r>
      <w:r w:rsidR="00EC6025" w:rsidRPr="00EC6025">
        <w:rPr>
          <w:rFonts w:eastAsia="Times New Roman"/>
          <w:b/>
          <w:bCs/>
          <w:sz w:val="18"/>
          <w:szCs w:val="18"/>
        </w:rPr>
        <w:t>Using</w:t>
      </w:r>
      <w:proofErr w:type="spellEnd"/>
      <w:r w:rsidR="00EC6025" w:rsidRPr="00EC6025">
        <w:rPr>
          <w:rFonts w:eastAsia="Times New Roman"/>
          <w:b/>
          <w:bCs/>
          <w:sz w:val="18"/>
          <w:szCs w:val="18"/>
        </w:rPr>
        <w:t xml:space="preserve"> behavior-derived indicators the WOA-enhanced classifiers shown are accurate at 97.2 to 98.6 percent when reducing dimensionality by 60-70 percent that identify features when enabling pre-encryption detection during the data exfiltration stage of a double-extortion attack; features are also verified with the CIC </w:t>
      </w:r>
      <w:proofErr w:type="spellStart"/>
      <w:r w:rsidR="00EC6025" w:rsidRPr="00EC6025">
        <w:rPr>
          <w:rFonts w:eastAsia="Times New Roman"/>
          <w:b/>
          <w:bCs/>
          <w:sz w:val="18"/>
          <w:szCs w:val="18"/>
        </w:rPr>
        <w:t>MalMem</w:t>
      </w:r>
      <w:proofErr w:type="spellEnd"/>
      <w:r w:rsidR="00EC6025" w:rsidRPr="00EC6025">
        <w:rPr>
          <w:rFonts w:eastAsia="Times New Roman"/>
          <w:b/>
          <w:bCs/>
          <w:sz w:val="18"/>
          <w:szCs w:val="18"/>
        </w:rPr>
        <w:t xml:space="preserve"> dataset, but is not used as a baseline dataset.</w:t>
      </w:r>
      <w:r w:rsidR="005B1D88" w:rsidRPr="008B5C7C">
        <w:rPr>
          <w:rFonts w:eastAsia="Times New Roman"/>
          <w:b/>
          <w:bCs/>
          <w:sz w:val="18"/>
          <w:szCs w:val="18"/>
        </w:rPr>
        <w:t xml:space="preserve"> </w:t>
      </w:r>
      <w:proofErr w:type="gramStart"/>
      <w:r w:rsidR="00EC6025">
        <w:rPr>
          <w:rFonts w:eastAsia="Times New Roman"/>
          <w:b/>
          <w:bCs/>
          <w:sz w:val="18"/>
          <w:szCs w:val="18"/>
        </w:rPr>
        <w:t>.</w:t>
      </w:r>
      <w:r w:rsidR="005B1D88" w:rsidRPr="008B5C7C">
        <w:rPr>
          <w:rFonts w:eastAsia="Times New Roman"/>
          <w:b/>
          <w:bCs/>
          <w:sz w:val="18"/>
          <w:szCs w:val="18"/>
        </w:rPr>
        <w:t>The</w:t>
      </w:r>
      <w:proofErr w:type="gramEnd"/>
      <w:r w:rsidR="005B1D88" w:rsidRPr="008B5C7C">
        <w:rPr>
          <w:rFonts w:eastAsia="Times New Roman"/>
          <w:b/>
          <w:bCs/>
          <w:sz w:val="18"/>
          <w:szCs w:val="18"/>
        </w:rPr>
        <w:t xml:space="preserve"> dedicated regulatory mapping section examines GDPR Article 5, 22, 32, 33, and 83 obligations together with the Indian Information Technology Act (2000) Sections 43, 66, and 70B requirements to find essential missing elements for explainability and attribution. The five open research challenges establish the future development path which will focus on application-based WOA-optimized ransomware defense.</w:t>
      </w:r>
    </w:p>
    <w:p w14:paraId="6CDF2AD4" w14:textId="77777777" w:rsidR="00300B67" w:rsidRPr="002F5558" w:rsidRDefault="00300B67" w:rsidP="00300B67">
      <w:pPr>
        <w:rPr>
          <w:b/>
          <w:bCs/>
          <w:sz w:val="18"/>
          <w:szCs w:val="18"/>
        </w:rPr>
      </w:pPr>
    </w:p>
    <w:p w14:paraId="487B00C6" w14:textId="77777777" w:rsidR="00300B67" w:rsidRPr="002F5558" w:rsidRDefault="00300B67" w:rsidP="00300B67">
      <w:pPr>
        <w:spacing w:before="3pt" w:after="6pt"/>
        <w:jc w:val="both"/>
        <w:rPr>
          <w:b/>
          <w:bCs/>
          <w:sz w:val="18"/>
          <w:szCs w:val="18"/>
        </w:rPr>
      </w:pPr>
      <w:r w:rsidRPr="002F5558">
        <w:rPr>
          <w:rFonts w:eastAsia="Times New Roman"/>
          <w:b/>
          <w:bCs/>
          <w:i/>
          <w:iCs/>
          <w:sz w:val="18"/>
          <w:szCs w:val="18"/>
        </w:rPr>
        <w:t>Index Terms</w:t>
      </w:r>
      <w:r w:rsidRPr="002F5558">
        <w:rPr>
          <w:rFonts w:eastAsia="Times New Roman"/>
          <w:b/>
          <w:bCs/>
          <w:sz w:val="18"/>
          <w:szCs w:val="18"/>
        </w:rPr>
        <w:t>—</w:t>
      </w:r>
      <w:r w:rsidRPr="002F5558">
        <w:rPr>
          <w:rFonts w:eastAsia="Times New Roman"/>
          <w:b/>
          <w:bCs/>
          <w:i/>
          <w:iCs/>
          <w:sz w:val="18"/>
          <w:szCs w:val="18"/>
        </w:rPr>
        <w:t>ransomware detection, Whale Optimization Algorithm, memory forensics, ransomware analysis, cybersecurity, metaheuristic optimization, GDPR compliance, fileless ransomware, double-extortion ransomware, signature generation, file-based ransomware, data exfiltration detection.</w:t>
      </w:r>
    </w:p>
    <w:p w14:paraId="31D98C37" w14:textId="45F313B5" w:rsidR="00300B67" w:rsidRPr="00300B67" w:rsidRDefault="00300B67" w:rsidP="00BE5475">
      <w:pPr>
        <w:pStyle w:val="Heading1"/>
        <w:jc w:val="start"/>
        <w:rPr>
          <w:sz w:val="18"/>
          <w:szCs w:val="18"/>
        </w:rPr>
      </w:pPr>
      <w:r w:rsidRPr="00300B67">
        <w:rPr>
          <w:sz w:val="18"/>
          <w:szCs w:val="18"/>
        </w:rPr>
        <w:t>INTRODUCTION</w:t>
      </w:r>
    </w:p>
    <w:p w14:paraId="079E0178" w14:textId="77777777" w:rsidR="005B1D88" w:rsidRPr="006A246C" w:rsidRDefault="005B1D88" w:rsidP="005B1D88">
      <w:pPr>
        <w:keepNext/>
        <w:framePr w:dropCap="drop" w:lines="3" w:wrap="around" w:vAnchor="text" w:hAnchor="text"/>
        <w:spacing w:line="34.45pt" w:lineRule="exact"/>
        <w:jc w:val="both"/>
        <w:textAlignment w:val="baseline"/>
        <w:rPr>
          <w:position w:val="-9"/>
          <w:sz w:val="93"/>
        </w:rPr>
      </w:pPr>
      <w:r w:rsidRPr="006A246C">
        <w:rPr>
          <w:position w:val="-9"/>
          <w:sz w:val="93"/>
        </w:rPr>
        <w:t>R</w:t>
      </w:r>
    </w:p>
    <w:p w14:paraId="53AB0FBD" w14:textId="77777777" w:rsidR="005B1D88" w:rsidRPr="00C465FF" w:rsidRDefault="005B1D88" w:rsidP="005B1D88">
      <w:pPr>
        <w:spacing w:before="3pt" w:after="3pt"/>
        <w:jc w:val="both"/>
        <w:rPr>
          <w:color w:val="000000" w:themeColor="text1"/>
        </w:rPr>
      </w:pPr>
      <w:r w:rsidRPr="006A246C">
        <w:t xml:space="preserve">ansomware emerged as the main cyber threat during this decade because attackers developed an automated attack </w:t>
      </w:r>
      <w:r w:rsidRPr="006A246C">
        <w:rPr>
          <w:color w:val="000000" w:themeColor="text1"/>
        </w:rPr>
        <w:t xml:space="preserve">method which combines data encryption with financial extortion </w:t>
      </w:r>
      <w:hyperlink w:anchor="ref_2">
        <w:r w:rsidRPr="005B1D88">
          <w:rPr>
            <w:color w:val="000000" w:themeColor="text1"/>
            <w:u w:val="single"/>
          </w:rPr>
          <w:t>[2]</w:t>
        </w:r>
      </w:hyperlink>
      <w:r w:rsidRPr="005B1D88">
        <w:rPr>
          <w:color w:val="000000" w:themeColor="text1"/>
        </w:rPr>
        <w:t xml:space="preserve">, </w:t>
      </w:r>
      <w:hyperlink w:anchor="ref_9">
        <w:r w:rsidRPr="005B1D88">
          <w:rPr>
            <w:color w:val="000000" w:themeColor="text1"/>
            <w:u w:val="single"/>
          </w:rPr>
          <w:t>[9]</w:t>
        </w:r>
      </w:hyperlink>
      <w:r w:rsidRPr="006A246C">
        <w:rPr>
          <w:color w:val="000000" w:themeColor="text1"/>
        </w:rPr>
        <w:t xml:space="preserve">. The global economy suffered losses that surpassed USD 20 billion in </w:t>
      </w:r>
      <w:proofErr w:type="gramStart"/>
      <w:r w:rsidRPr="006A246C">
        <w:rPr>
          <w:color w:val="000000" w:themeColor="text1"/>
        </w:rPr>
        <w:t>2021</w:t>
      </w:r>
      <w:proofErr w:type="gramEnd"/>
      <w:r w:rsidRPr="006A246C">
        <w:rPr>
          <w:color w:val="000000" w:themeColor="text1"/>
        </w:rPr>
        <w:t xml:space="preserve"> and experts estimate annual economic </w:t>
      </w:r>
      <w:proofErr w:type="gramStart"/>
      <w:r w:rsidRPr="006A246C">
        <w:rPr>
          <w:color w:val="000000" w:themeColor="text1"/>
        </w:rPr>
        <w:t>damages</w:t>
      </w:r>
      <w:proofErr w:type="gramEnd"/>
      <w:r w:rsidRPr="006A246C">
        <w:rPr>
          <w:color w:val="000000" w:themeColor="text1"/>
        </w:rPr>
        <w:t xml:space="preserve"> will exceed USD 265 billion by 2031 </w:t>
      </w:r>
      <w:hyperlink w:anchor="ref_9">
        <w:r w:rsidRPr="005B1D88">
          <w:rPr>
            <w:color w:val="000000" w:themeColor="text1"/>
            <w:u w:val="single"/>
          </w:rPr>
          <w:t>[9]</w:t>
        </w:r>
      </w:hyperlink>
      <w:r w:rsidRPr="005B1D88">
        <w:rPr>
          <w:color w:val="000000" w:themeColor="text1"/>
        </w:rPr>
        <w:t>.</w:t>
      </w:r>
      <w:r w:rsidRPr="006A246C">
        <w:rPr>
          <w:color w:val="000000" w:themeColor="text1"/>
        </w:rPr>
        <w:t xml:space="preserve"> </w:t>
      </w:r>
      <w:r w:rsidRPr="006A246C">
        <w:t xml:space="preserve">Cyber attackers now target hospitals and </w:t>
      </w:r>
      <w:r w:rsidRPr="006A246C">
        <w:t xml:space="preserve">power grids and government agencies because WannaCry </w:t>
      </w:r>
      <w:r w:rsidRPr="006A246C">
        <w:rPr>
          <w:color w:val="000000" w:themeColor="text1"/>
        </w:rPr>
        <w:t xml:space="preserve">disrupted 80 National Health Service trusts in the United Kingdom during 2017 </w:t>
      </w:r>
      <w:hyperlink w:anchor="ref_9">
        <w:r w:rsidRPr="00C465FF">
          <w:rPr>
            <w:color w:val="000000" w:themeColor="text1"/>
            <w:u w:val="single"/>
          </w:rPr>
          <w:t>[9]</w:t>
        </w:r>
      </w:hyperlink>
      <w:r w:rsidRPr="00C465FF">
        <w:rPr>
          <w:color w:val="000000" w:themeColor="text1"/>
        </w:rPr>
        <w:t>.</w:t>
      </w:r>
      <w:r w:rsidRPr="006A246C">
        <w:rPr>
          <w:color w:val="000000" w:themeColor="text1"/>
        </w:rPr>
        <w:t xml:space="preserve"> Ransomware-as-a-Service platforms enable attackers to acquire attack toolkits which complete maid combat. Operations become possible for all users because RaaS platforms make advanced technology available to every user who wants to create big attacks </w:t>
      </w:r>
      <w:hyperlink w:anchor="ref_2">
        <w:r w:rsidRPr="00C465FF">
          <w:rPr>
            <w:color w:val="000000" w:themeColor="text1"/>
            <w:u w:val="single"/>
          </w:rPr>
          <w:t>[2]</w:t>
        </w:r>
      </w:hyperlink>
      <w:r w:rsidRPr="00C465FF">
        <w:rPr>
          <w:color w:val="000000" w:themeColor="text1"/>
        </w:rPr>
        <w:t xml:space="preserve">, </w:t>
      </w:r>
      <w:hyperlink w:anchor="ref_10">
        <w:r w:rsidRPr="00C465FF">
          <w:rPr>
            <w:color w:val="000000" w:themeColor="text1"/>
            <w:u w:val="single"/>
          </w:rPr>
          <w:t>[10]</w:t>
        </w:r>
      </w:hyperlink>
      <w:r w:rsidRPr="00C465FF">
        <w:rPr>
          <w:color w:val="000000" w:themeColor="text1"/>
        </w:rPr>
        <w:t>.</w:t>
      </w:r>
    </w:p>
    <w:p w14:paraId="6487B9DF" w14:textId="77777777" w:rsidR="005B1D88" w:rsidRPr="00C465FF" w:rsidRDefault="005B1D88" w:rsidP="005B1D88">
      <w:pPr>
        <w:spacing w:before="3pt" w:after="3pt"/>
        <w:jc w:val="both"/>
        <w:rPr>
          <w:color w:val="000000" w:themeColor="text1"/>
        </w:rPr>
      </w:pPr>
      <w:r w:rsidRPr="00C465FF">
        <w:rPr>
          <w:color w:val="000000" w:themeColor="text1"/>
        </w:rPr>
        <w:t xml:space="preserve">The most significant transformation has occurred in the attack structure. The first ransomware family </w:t>
      </w:r>
      <w:proofErr w:type="spellStart"/>
      <w:r w:rsidRPr="00C465FF">
        <w:rPr>
          <w:color w:val="000000" w:themeColor="text1"/>
        </w:rPr>
        <w:t>CryptoLocker</w:t>
      </w:r>
      <w:proofErr w:type="spellEnd"/>
      <w:r w:rsidRPr="00C465FF">
        <w:rPr>
          <w:color w:val="000000" w:themeColor="text1"/>
        </w:rPr>
        <w:t xml:space="preserve"> (2013) used file encryption to extract payments from victims while modern criminals now use Maze REvil Conti and </w:t>
      </w:r>
      <w:proofErr w:type="spellStart"/>
      <w:r w:rsidRPr="00C465FF">
        <w:rPr>
          <w:color w:val="000000" w:themeColor="text1"/>
        </w:rPr>
        <w:t>BlackCat</w:t>
      </w:r>
      <w:proofErr w:type="spellEnd"/>
      <w:r w:rsidRPr="00C465FF">
        <w:rPr>
          <w:color w:val="000000" w:themeColor="text1"/>
        </w:rPr>
        <w:t xml:space="preserve"> to execute double-extortion attacks which start with data theft before they proceed to encryption </w:t>
      </w:r>
      <w:hyperlink w:anchor="ref_9">
        <w:r w:rsidRPr="00C465FF">
          <w:rPr>
            <w:color w:val="000000" w:themeColor="text1"/>
            <w:u w:val="single"/>
          </w:rPr>
          <w:t>[9]</w:t>
        </w:r>
      </w:hyperlink>
      <w:r w:rsidRPr="00C465FF">
        <w:rPr>
          <w:color w:val="000000" w:themeColor="text1"/>
        </w:rPr>
        <w:t xml:space="preserve">, </w:t>
      </w:r>
      <w:hyperlink w:anchor="ref_10">
        <w:r w:rsidRPr="00C465FF">
          <w:rPr>
            <w:color w:val="000000" w:themeColor="text1"/>
            <w:u w:val="single"/>
          </w:rPr>
          <w:t>[10]</w:t>
        </w:r>
      </w:hyperlink>
      <w:r w:rsidRPr="00C465FF">
        <w:rPr>
          <w:color w:val="000000" w:themeColor="text1"/>
        </w:rPr>
        <w:t xml:space="preserve">. The system needs to detect two different phases of ransomware attacks which include detecting data exfiltration that occurs before the encryption process begins and observing payload activity that takes place in volatile memory. The existing signature-based detection systems which depend on fixed byte-pattern detection methods fail to identify polymorphic ransomware while they also cannot detect fileless ransomware that functions only in volatile memory </w:t>
      </w:r>
      <w:hyperlink w:anchor="ref_5">
        <w:r w:rsidRPr="00C465FF">
          <w:rPr>
            <w:color w:val="000000" w:themeColor="text1"/>
            <w:u w:val="single"/>
          </w:rPr>
          <w:t>[5]</w:t>
        </w:r>
      </w:hyperlink>
      <w:r w:rsidRPr="00C465FF">
        <w:rPr>
          <w:color w:val="000000" w:themeColor="text1"/>
        </w:rPr>
        <w:t xml:space="preserve">, </w:t>
      </w:r>
      <w:hyperlink w:anchor="ref_8">
        <w:r w:rsidRPr="00C465FF">
          <w:rPr>
            <w:color w:val="000000" w:themeColor="text1"/>
            <w:u w:val="single"/>
          </w:rPr>
          <w:t>[8]</w:t>
        </w:r>
      </w:hyperlink>
      <w:r w:rsidRPr="00C465FF">
        <w:rPr>
          <w:color w:val="000000" w:themeColor="text1"/>
        </w:rPr>
        <w:t>.</w:t>
      </w:r>
    </w:p>
    <w:p w14:paraId="45F295A6" w14:textId="77777777" w:rsidR="005B1D88" w:rsidRPr="00C465FF" w:rsidRDefault="005B1D88" w:rsidP="005B1D88">
      <w:pPr>
        <w:spacing w:before="3pt" w:after="3pt"/>
        <w:jc w:val="both"/>
        <w:rPr>
          <w:color w:val="000000" w:themeColor="text1"/>
        </w:rPr>
      </w:pPr>
      <w:r w:rsidRPr="00C465FF">
        <w:rPr>
          <w:color w:val="000000" w:themeColor="text1"/>
        </w:rPr>
        <w:t xml:space="preserve">The ransomware threat landscape presents two distinct detection challenges that any comprehensive framework must address simultaneously. Fileless ransomware—exemplified by Ryuk, Conti, REvil, Quantum, and Hive—executes its operations through RAM which results in no creation of permanent disk files thus rendering traditional antivirus systems useless. File-based ransomware—including WannaCry, </w:t>
      </w:r>
      <w:proofErr w:type="spellStart"/>
      <w:r w:rsidRPr="00C465FF">
        <w:rPr>
          <w:color w:val="000000" w:themeColor="text1"/>
        </w:rPr>
        <w:t>LockBit</w:t>
      </w:r>
      <w:proofErr w:type="spellEnd"/>
      <w:r w:rsidRPr="00C465FF">
        <w:rPr>
          <w:color w:val="000000" w:themeColor="text1"/>
        </w:rPr>
        <w:t xml:space="preserve">, Maze, Clop, and </w:t>
      </w:r>
      <w:proofErr w:type="spellStart"/>
      <w:r w:rsidRPr="00C465FF">
        <w:rPr>
          <w:color w:val="000000" w:themeColor="text1"/>
        </w:rPr>
        <w:t>DarkSide</w:t>
      </w:r>
      <w:proofErr w:type="spellEnd"/>
      <w:r w:rsidRPr="00C465FF">
        <w:rPr>
          <w:color w:val="000000" w:themeColor="text1"/>
        </w:rPr>
        <w:t>—uses payloads that stay on disk but now they also use memory-based operations to avoid detection and steal data. The two groups use the time before encryption starts to steal data so early RAM detection becomes essential for stopping double-extortion attacks.</w:t>
      </w:r>
    </w:p>
    <w:p w14:paraId="0663E1E4" w14:textId="77777777" w:rsidR="005B1D88" w:rsidRPr="00C465FF" w:rsidRDefault="005B1D88" w:rsidP="005B1D88">
      <w:pPr>
        <w:spacing w:before="3pt" w:after="3pt"/>
        <w:jc w:val="both"/>
        <w:rPr>
          <w:color w:val="000000" w:themeColor="text1"/>
        </w:rPr>
      </w:pPr>
      <w:r w:rsidRPr="00C465FF">
        <w:rPr>
          <w:color w:val="000000" w:themeColor="text1"/>
        </w:rPr>
        <w:t xml:space="preserve">Memory forensics provides a direct solution to this existing research gap. The process of ransomware attacks starts with the malware components being extracted from storage and then running in system memory which allows security experts to identify malicious activities through their examination of process injection techniques and API usage patterns and Virtual Address Descriptor (VAD) irregularities that occur during the initial data theft period which lasts for multiple hours before the ransomware starts to encrypt files </w:t>
      </w:r>
      <w:hyperlink w:anchor="ref_8">
        <w:r w:rsidRPr="00C465FF">
          <w:rPr>
            <w:color w:val="000000" w:themeColor="text1"/>
            <w:u w:val="single"/>
          </w:rPr>
          <w:t>[8]</w:t>
        </w:r>
      </w:hyperlink>
      <w:r w:rsidRPr="00C465FF">
        <w:rPr>
          <w:color w:val="000000" w:themeColor="text1"/>
        </w:rPr>
        <w:t xml:space="preserve">, </w:t>
      </w:r>
      <w:hyperlink w:anchor="ref_22">
        <w:r w:rsidRPr="00C465FF">
          <w:rPr>
            <w:color w:val="000000" w:themeColor="text1"/>
            <w:u w:val="single"/>
          </w:rPr>
          <w:t>[22]</w:t>
        </w:r>
      </w:hyperlink>
      <w:r w:rsidRPr="00C465FF">
        <w:rPr>
          <w:color w:val="000000" w:themeColor="text1"/>
        </w:rPr>
        <w:t xml:space="preserve">, </w:t>
      </w:r>
      <w:hyperlink w:anchor="ref_23">
        <w:r w:rsidRPr="00C465FF">
          <w:rPr>
            <w:color w:val="000000" w:themeColor="text1"/>
            <w:u w:val="single"/>
          </w:rPr>
          <w:t>[23]</w:t>
        </w:r>
      </w:hyperlink>
      <w:r w:rsidRPr="00C465FF">
        <w:rPr>
          <w:color w:val="000000" w:themeColor="text1"/>
        </w:rPr>
        <w:t xml:space="preserve">. The Whale Optimization Algorithm (WOA) which </w:t>
      </w:r>
      <w:proofErr w:type="spellStart"/>
      <w:r w:rsidRPr="00C465FF">
        <w:rPr>
          <w:color w:val="000000" w:themeColor="text1"/>
        </w:rPr>
        <w:t>Mirjalili</w:t>
      </w:r>
      <w:proofErr w:type="spellEnd"/>
      <w:r w:rsidRPr="00C465FF">
        <w:rPr>
          <w:color w:val="000000" w:themeColor="text1"/>
        </w:rPr>
        <w:t xml:space="preserve"> and Lewis introduced in 2016 models humpback whale hunting through bubble-netting and the algorithm shows success at selecting features from data that contains many high-dimensional attributes </w:t>
      </w:r>
      <w:hyperlink w:anchor="ref_11">
        <w:r w:rsidRPr="00C465FF">
          <w:rPr>
            <w:color w:val="000000" w:themeColor="text1"/>
            <w:u w:val="single"/>
          </w:rPr>
          <w:t>[11]</w:t>
        </w:r>
      </w:hyperlink>
      <w:r w:rsidRPr="00C465FF">
        <w:rPr>
          <w:color w:val="000000" w:themeColor="text1"/>
        </w:rPr>
        <w:t xml:space="preserve">, </w:t>
      </w:r>
      <w:hyperlink w:anchor="ref_13">
        <w:r w:rsidRPr="00C465FF">
          <w:rPr>
            <w:color w:val="000000" w:themeColor="text1"/>
            <w:u w:val="single"/>
          </w:rPr>
          <w:t>[13]</w:t>
        </w:r>
      </w:hyperlink>
      <w:r w:rsidRPr="00C465FF">
        <w:rPr>
          <w:color w:val="000000" w:themeColor="text1"/>
        </w:rPr>
        <w:t xml:space="preserve">. The framework </w:t>
      </w:r>
      <w:r w:rsidRPr="00C465FF">
        <w:rPr>
          <w:color w:val="000000" w:themeColor="text1"/>
        </w:rPr>
        <w:lastRenderedPageBreak/>
        <w:t xml:space="preserve">uses WOA to enhance behavior-based memory metrics which were obtained through real-world analysis of ransomware attacks. The application depends on four WOA mechanisms which include (1) Encircling Prey which leads to the discovery of optimal behavioral feature subsets and (2) Bubble-Net Attacking which identifies and uses the most important runtime indicators and (3) Search for Prey which helps find different behavioral patterns that do not share similarities and (4) Position Updating which enables feature selection to progress through its initial stage until it reaches a balanced state between exploration and exploitation. WOA analyzes execution data from ten </w:t>
      </w:r>
      <w:proofErr w:type="spellStart"/>
      <w:r w:rsidRPr="00C465FF">
        <w:rPr>
          <w:color w:val="000000" w:themeColor="text1"/>
        </w:rPr>
        <w:t>MalwareBazaar</w:t>
      </w:r>
      <w:proofErr w:type="spellEnd"/>
      <w:r w:rsidRPr="00C465FF">
        <w:rPr>
          <w:color w:val="000000" w:themeColor="text1"/>
        </w:rPr>
        <w:t xml:space="preserve"> families to eliminate repetitive behavioral indicators while choosing essential runtime features which enhance detection capabilities for both memory-based fileless ransomware and file-based ransomware through hybrid behavioral signatures thus solving the dimensionality challenge in ransomware detection </w:t>
      </w:r>
      <w:hyperlink w:anchor="ref_12">
        <w:r w:rsidRPr="00C465FF">
          <w:rPr>
            <w:color w:val="000000" w:themeColor="text1"/>
            <w:u w:val="single"/>
          </w:rPr>
          <w:t>[12]</w:t>
        </w:r>
      </w:hyperlink>
      <w:r w:rsidRPr="00C465FF">
        <w:rPr>
          <w:color w:val="000000" w:themeColor="text1"/>
        </w:rPr>
        <w:t xml:space="preserve">, </w:t>
      </w:r>
      <w:hyperlink w:anchor="ref_35">
        <w:r w:rsidRPr="00C465FF">
          <w:rPr>
            <w:color w:val="000000" w:themeColor="text1"/>
            <w:u w:val="single"/>
          </w:rPr>
          <w:t>[35]</w:t>
        </w:r>
      </w:hyperlink>
      <w:r w:rsidRPr="00C465FF">
        <w:rPr>
          <w:color w:val="000000" w:themeColor="text1"/>
        </w:rPr>
        <w:t>.</w:t>
      </w:r>
    </w:p>
    <w:p w14:paraId="747AF02B" w14:textId="75C414F3" w:rsidR="005B1D88" w:rsidRPr="005B1D88" w:rsidRDefault="005B1D88" w:rsidP="00300B67">
      <w:pPr>
        <w:spacing w:before="3pt" w:after="3pt"/>
        <w:jc w:val="both"/>
        <w:rPr>
          <w:color w:val="000000" w:themeColor="text1"/>
        </w:rPr>
      </w:pPr>
      <w:r w:rsidRPr="00C465FF">
        <w:rPr>
          <w:color w:val="000000" w:themeColor="text1"/>
        </w:rPr>
        <w:t xml:space="preserve">The study establishes its core findings through five main contributions which include (1) a systematic application-level behavioral analysis of ten real-world ransomware families from </w:t>
      </w:r>
      <w:proofErr w:type="spellStart"/>
      <w:r w:rsidRPr="00C465FF">
        <w:rPr>
          <w:color w:val="000000" w:themeColor="text1"/>
        </w:rPr>
        <w:t>MalwareBazaar</w:t>
      </w:r>
      <w:proofErr w:type="spellEnd"/>
      <w:r w:rsidRPr="00C465FF">
        <w:rPr>
          <w:color w:val="000000" w:themeColor="text1"/>
        </w:rPr>
        <w:t xml:space="preserve"> which serves as the main empirical finding of the study; (2) a PRISMA-compliant SLR covering 45 studies on WOA-based ransomware detection </w:t>
      </w:r>
      <w:hyperlink w:anchor="ref_2">
        <w:r w:rsidRPr="00C465FF">
          <w:rPr>
            <w:color w:val="000000" w:themeColor="text1"/>
            <w:u w:val="single"/>
          </w:rPr>
          <w:t>[2]</w:t>
        </w:r>
      </w:hyperlink>
      <w:r w:rsidRPr="00C465FF">
        <w:rPr>
          <w:color w:val="000000" w:themeColor="text1"/>
        </w:rPr>
        <w:t xml:space="preserve">; (3) a detailed mathematical exposition of WOA's four core mechanisms—Encircling Prey, Bubble-net Attacking, Search for Prey, and Position Updating—adapted for behavior-derived memory indicator optimization; (4) an original four-stratum hierarchical taxonomy spanning Static Analysis, Dynamic Analysis, Memory-Based Detection, and Hybrid Optimization-Driven Systems; and (5) a legal-technical mapping of WOA-based detection systems to GDPR and ITA 2000 provisions </w:t>
      </w:r>
      <w:hyperlink w:anchor="ref_36">
        <w:r w:rsidRPr="00C465FF">
          <w:rPr>
            <w:color w:val="000000" w:themeColor="text1"/>
            <w:u w:val="single"/>
          </w:rPr>
          <w:t>[36]</w:t>
        </w:r>
      </w:hyperlink>
      <w:r w:rsidRPr="00C465FF">
        <w:rPr>
          <w:color w:val="000000" w:themeColor="text1"/>
        </w:rPr>
        <w:t xml:space="preserve">, </w:t>
      </w:r>
      <w:hyperlink w:anchor="ref_39">
        <w:r w:rsidRPr="00C465FF">
          <w:rPr>
            <w:color w:val="000000" w:themeColor="text1"/>
            <w:u w:val="single"/>
          </w:rPr>
          <w:t>[39]</w:t>
        </w:r>
      </w:hyperlink>
      <w:r w:rsidRPr="00C465FF">
        <w:rPr>
          <w:color w:val="000000" w:themeColor="text1"/>
        </w:rPr>
        <w:t>. The Whale Optimization Algorithm (WOA) is used to optimize memory indicators which researchers obtained from actual ransomware attacks because this method enables detection of both fileless and file-based ransomware before their encryption process begins.</w:t>
      </w:r>
    </w:p>
    <w:p w14:paraId="5983B233" w14:textId="6DDC9E39" w:rsidR="00300B67" w:rsidRPr="002F5558" w:rsidRDefault="00300B67" w:rsidP="00BE5475">
      <w:pPr>
        <w:pStyle w:val="Heading1"/>
        <w:jc w:val="start"/>
      </w:pPr>
      <w:r w:rsidRPr="002F5558">
        <w:t>BACKGROUND AND THREAT LANDSCAPE</w:t>
      </w:r>
    </w:p>
    <w:p w14:paraId="4D0E38FC" w14:textId="77777777" w:rsidR="005B1D88" w:rsidRPr="002F5558" w:rsidRDefault="005B1D88" w:rsidP="00C410D6">
      <w:pPr>
        <w:pStyle w:val="Heading2"/>
        <w:ind w:start="14.40pt"/>
      </w:pPr>
      <w:r w:rsidRPr="002F5558">
        <w:t>Evolution of Ransomware Attack Strategies</w:t>
      </w:r>
    </w:p>
    <w:p w14:paraId="4A372724" w14:textId="7F225B0E" w:rsidR="005B1D88" w:rsidRPr="00C52A60" w:rsidRDefault="005B1D88" w:rsidP="005B1D88">
      <w:pPr>
        <w:spacing w:before="3pt" w:after="3pt"/>
        <w:jc w:val="both"/>
        <w:rPr>
          <w:color w:val="000000" w:themeColor="text1"/>
        </w:rPr>
      </w:pPr>
      <w:r w:rsidRPr="00C52A60">
        <w:rPr>
          <w:color w:val="000000" w:themeColor="text1"/>
        </w:rPr>
        <w:t>The ransomware threat has evolved through four recognizable phases. The first phase extended from 2005 to 2012 during which basic screen-lockers operated to restrict system access while they did not perform file encryption</w:t>
      </w:r>
      <w:r w:rsidRPr="00C465FF">
        <w:rPr>
          <w:color w:val="000000" w:themeColor="text1"/>
        </w:rPr>
        <w:t xml:space="preserve"> </w:t>
      </w:r>
      <w:hyperlink w:anchor="ref_5">
        <w:r w:rsidRPr="00C465FF">
          <w:rPr>
            <w:color w:val="000000" w:themeColor="text1"/>
            <w:u w:val="single"/>
          </w:rPr>
          <w:t>[5]</w:t>
        </w:r>
      </w:hyperlink>
      <w:r w:rsidRPr="00C52A60">
        <w:rPr>
          <w:color w:val="000000" w:themeColor="text1"/>
        </w:rPr>
        <w:t xml:space="preserve">. The second phase between 2012 and 2016 saw the introduction of cryptographic ransomware which used AES-256 encryption combined with RSA-2048 key exchange to protect data according to the </w:t>
      </w:r>
      <w:proofErr w:type="spellStart"/>
      <w:r w:rsidRPr="00C52A60">
        <w:rPr>
          <w:color w:val="000000" w:themeColor="text1"/>
        </w:rPr>
        <w:t>CryptoLocker</w:t>
      </w:r>
      <w:proofErr w:type="spellEnd"/>
      <w:r w:rsidRPr="00C52A60">
        <w:rPr>
          <w:color w:val="000000" w:themeColor="text1"/>
        </w:rPr>
        <w:t xml:space="preserve"> malware and its associated variants</w:t>
      </w:r>
      <w:r w:rsidRPr="00C465FF">
        <w:rPr>
          <w:color w:val="000000" w:themeColor="text1"/>
        </w:rPr>
        <w:t xml:space="preserve"> </w:t>
      </w:r>
      <w:hyperlink w:anchor="ref_5">
        <w:r w:rsidRPr="00C465FF">
          <w:rPr>
            <w:color w:val="000000" w:themeColor="text1"/>
            <w:u w:val="single"/>
          </w:rPr>
          <w:t>[5]</w:t>
        </w:r>
      </w:hyperlink>
      <w:r w:rsidRPr="00C465FF">
        <w:rPr>
          <w:color w:val="000000" w:themeColor="text1"/>
        </w:rPr>
        <w:t xml:space="preserve">, </w:t>
      </w:r>
      <w:hyperlink w:anchor="ref_9">
        <w:r w:rsidRPr="00C465FF">
          <w:rPr>
            <w:color w:val="000000" w:themeColor="text1"/>
            <w:u w:val="single"/>
          </w:rPr>
          <w:t>[9]</w:t>
        </w:r>
      </w:hyperlink>
      <w:r w:rsidRPr="00C52A60">
        <w:rPr>
          <w:color w:val="000000" w:themeColor="text1"/>
        </w:rPr>
        <w:t xml:space="preserve">. During the third phase which lasted from 2017 until 2019 hackers created worms that targeted organizational networks because WannaCry exploited the </w:t>
      </w:r>
      <w:proofErr w:type="spellStart"/>
      <w:r w:rsidRPr="00C52A60">
        <w:rPr>
          <w:color w:val="000000" w:themeColor="text1"/>
        </w:rPr>
        <w:t>EternalBlue</w:t>
      </w:r>
      <w:proofErr w:type="spellEnd"/>
      <w:r w:rsidRPr="00C52A60">
        <w:rPr>
          <w:color w:val="000000" w:themeColor="text1"/>
        </w:rPr>
        <w:t xml:space="preserve"> security vulnerability to spread across 150 countries while </w:t>
      </w:r>
      <w:proofErr w:type="spellStart"/>
      <w:r w:rsidRPr="00C52A60">
        <w:rPr>
          <w:color w:val="000000" w:themeColor="text1"/>
        </w:rPr>
        <w:t>NotPetya</w:t>
      </w:r>
      <w:proofErr w:type="spellEnd"/>
      <w:r w:rsidRPr="00C52A60">
        <w:rPr>
          <w:color w:val="000000" w:themeColor="text1"/>
        </w:rPr>
        <w:t xml:space="preserve"> caused approximately 10 billion dollars in damages</w:t>
      </w:r>
      <w:hyperlink w:anchor="ref_9">
        <w:r w:rsidRPr="00C465FF">
          <w:rPr>
            <w:color w:val="000000" w:themeColor="text1"/>
            <w:u w:val="single"/>
          </w:rPr>
          <w:t>[9]</w:t>
        </w:r>
      </w:hyperlink>
      <w:r w:rsidRPr="00C52A60">
        <w:rPr>
          <w:color w:val="000000" w:themeColor="text1"/>
        </w:rPr>
        <w:t xml:space="preserve">. The fourth phase which started in 2020 operates through RaaS and double-extortion systems. The modern attack methods used by </w:t>
      </w:r>
      <w:proofErr w:type="spellStart"/>
      <w:r w:rsidRPr="00C52A60">
        <w:rPr>
          <w:color w:val="000000" w:themeColor="text1"/>
        </w:rPr>
        <w:t>LockBit</w:t>
      </w:r>
      <w:proofErr w:type="spellEnd"/>
      <w:r w:rsidRPr="00C52A60">
        <w:rPr>
          <w:color w:val="000000" w:themeColor="text1"/>
        </w:rPr>
        <w:t xml:space="preserve"> 3.0 </w:t>
      </w:r>
      <w:proofErr w:type="spellStart"/>
      <w:r w:rsidRPr="00C52A60">
        <w:rPr>
          <w:color w:val="000000" w:themeColor="text1"/>
        </w:rPr>
        <w:t>BlackCat</w:t>
      </w:r>
      <w:proofErr w:type="spellEnd"/>
      <w:r w:rsidRPr="00C52A60">
        <w:rPr>
          <w:color w:val="000000" w:themeColor="text1"/>
        </w:rPr>
        <w:t xml:space="preserve"> Royal and Cl0p security groups build on multiple operational procedures which start with phishing attacks followed by credential dumping and lateral movement before they begin </w:t>
      </w:r>
      <w:r w:rsidRPr="00C52A60">
        <w:rPr>
          <w:color w:val="000000" w:themeColor="text1"/>
        </w:rPr>
        <w:t>their encryption process</w:t>
      </w:r>
      <w:hyperlink w:anchor="ref_10">
        <w:r w:rsidRPr="00C465FF">
          <w:rPr>
            <w:color w:val="000000" w:themeColor="text1"/>
            <w:u w:val="single"/>
          </w:rPr>
          <w:t>[10]</w:t>
        </w:r>
      </w:hyperlink>
      <w:r w:rsidRPr="00C465FF">
        <w:rPr>
          <w:color w:val="000000" w:themeColor="text1"/>
        </w:rPr>
        <w:t xml:space="preserve">, </w:t>
      </w:r>
      <w:hyperlink w:anchor="ref_34">
        <w:r w:rsidRPr="00C465FF">
          <w:rPr>
            <w:color w:val="000000" w:themeColor="text1"/>
            <w:u w:val="single"/>
          </w:rPr>
          <w:t>[34]</w:t>
        </w:r>
      </w:hyperlink>
      <w:r w:rsidRPr="00C52A60">
        <w:rPr>
          <w:color w:val="000000" w:themeColor="text1"/>
        </w:rPr>
        <w:t>. The static defense systems show their limitations</w:t>
      </w:r>
    </w:p>
    <w:p w14:paraId="40E57049" w14:textId="77777777" w:rsidR="005B1D88" w:rsidRPr="00C465FF" w:rsidRDefault="005B1D88" w:rsidP="005B1D88">
      <w:pPr>
        <w:spacing w:before="3pt" w:after="3pt"/>
        <w:jc w:val="both"/>
        <w:rPr>
          <w:color w:val="000000" w:themeColor="text1"/>
        </w:rPr>
      </w:pPr>
      <w:r w:rsidRPr="00C465FF">
        <w:rPr>
          <w:color w:val="000000" w:themeColor="text1"/>
        </w:rPr>
        <w:t>because each phase of evolution brings new techniques for evading detection. The industry needs systems which detect threats through behavioral patterns because existing security systems fail to protect against emerging threats which use exfiltration for dual extortion methods.</w:t>
      </w:r>
    </w:p>
    <w:p w14:paraId="3D11830D" w14:textId="77777777" w:rsidR="005B1D88" w:rsidRPr="00C465FF" w:rsidRDefault="005B1D88" w:rsidP="00BE5475">
      <w:pPr>
        <w:pStyle w:val="Heading2"/>
        <w:ind w:start="14.40pt"/>
        <w:rPr>
          <w:color w:val="000000" w:themeColor="text1"/>
        </w:rPr>
      </w:pPr>
      <w:r w:rsidRPr="00C465FF">
        <w:rPr>
          <w:color w:val="000000" w:themeColor="text1"/>
        </w:rPr>
        <w:t>Limitations of Traditional Signature-Based Detection</w:t>
      </w:r>
    </w:p>
    <w:p w14:paraId="63DD5E17" w14:textId="77777777" w:rsidR="005B1D88" w:rsidRPr="00C465FF" w:rsidRDefault="005B1D88" w:rsidP="005B1D88">
      <w:pPr>
        <w:spacing w:before="3pt" w:after="3pt"/>
        <w:jc w:val="both"/>
        <w:rPr>
          <w:color w:val="000000" w:themeColor="text1"/>
        </w:rPr>
      </w:pPr>
      <w:r w:rsidRPr="00C465FF">
        <w:rPr>
          <w:color w:val="000000" w:themeColor="text1"/>
        </w:rPr>
        <w:t xml:space="preserve">Signature-based systems maintain hashed byte-pattern databases matched against scanned files. The system fails to protect against contemporary ransomware because it lacks essential security components. Zero-day variants exist because they have not yet developed </w:t>
      </w:r>
      <w:proofErr w:type="gramStart"/>
      <w:r w:rsidRPr="00C465FF">
        <w:rPr>
          <w:color w:val="000000" w:themeColor="text1"/>
        </w:rPr>
        <w:t>particular signature</w:t>
      </w:r>
      <w:proofErr w:type="gramEnd"/>
      <w:r w:rsidRPr="00C465FF">
        <w:rPr>
          <w:color w:val="000000" w:themeColor="text1"/>
        </w:rPr>
        <w:t xml:space="preserve"> patterns. Polymorphic ransomware continuously transforms its code base while maintaining its operational capacity. Fileless ransomware operating through tools such as PowerShell or WMI leaves no disk artifacts </w:t>
      </w:r>
      <w:hyperlink w:anchor="ref_22">
        <w:r w:rsidRPr="00C465FF">
          <w:rPr>
            <w:color w:val="000000" w:themeColor="text1"/>
            <w:u w:val="single"/>
          </w:rPr>
          <w:t>[22]</w:t>
        </w:r>
      </w:hyperlink>
      <w:r w:rsidRPr="00C465FF">
        <w:rPr>
          <w:color w:val="000000" w:themeColor="text1"/>
        </w:rPr>
        <w:t xml:space="preserve">, </w:t>
      </w:r>
      <w:hyperlink w:anchor="ref_34">
        <w:r w:rsidRPr="00C465FF">
          <w:rPr>
            <w:color w:val="000000" w:themeColor="text1"/>
            <w:u w:val="single"/>
          </w:rPr>
          <w:t>[34]</w:t>
        </w:r>
      </w:hyperlink>
      <w:r w:rsidRPr="00C465FF">
        <w:rPr>
          <w:color w:val="000000" w:themeColor="text1"/>
        </w:rPr>
        <w:t xml:space="preserve">.The system shows a 92% detection rate for static samples which drops to 61%-73% detection rate for polymorphic variants </w:t>
      </w:r>
      <w:hyperlink w:anchor="ref_5">
        <w:r w:rsidRPr="00C465FF">
          <w:rPr>
            <w:color w:val="000000" w:themeColor="text1"/>
            <w:u w:val="single"/>
          </w:rPr>
          <w:t>[5]</w:t>
        </w:r>
      </w:hyperlink>
      <w:r w:rsidRPr="00C465FF">
        <w:rPr>
          <w:color w:val="000000" w:themeColor="text1"/>
        </w:rPr>
        <w:t xml:space="preserve">.The system requires several hours to many days for signature database updates which creates an undetected period during which new variants can remain active </w:t>
      </w:r>
      <w:hyperlink w:anchor="ref_5">
        <w:r w:rsidRPr="00C465FF">
          <w:rPr>
            <w:color w:val="000000" w:themeColor="text1"/>
            <w:u w:val="single"/>
          </w:rPr>
          <w:t>[5]</w:t>
        </w:r>
      </w:hyperlink>
      <w:r w:rsidRPr="00C465FF">
        <w:rPr>
          <w:color w:val="000000" w:themeColor="text1"/>
        </w:rPr>
        <w:t xml:space="preserve">, </w:t>
      </w:r>
      <w:hyperlink w:anchor="ref_10">
        <w:r w:rsidRPr="00C465FF">
          <w:rPr>
            <w:color w:val="000000" w:themeColor="text1"/>
            <w:u w:val="single"/>
          </w:rPr>
          <w:t>[10]</w:t>
        </w:r>
      </w:hyperlink>
      <w:r w:rsidRPr="00C465FF">
        <w:rPr>
          <w:color w:val="000000" w:themeColor="text1"/>
        </w:rPr>
        <w:t>. The double-extortion threat scenario becomes especially hazardous because attackers steal information during the period when victims remain unaware. The modern threat actors use obfuscation and packing techniques which make advanced heuristic engines useless because they need memory-resident and behavioral analysis methods for successful detection.</w:t>
      </w:r>
    </w:p>
    <w:p w14:paraId="3E6F866D" w14:textId="77777777" w:rsidR="005B1D88" w:rsidRPr="00C465FF" w:rsidRDefault="005B1D88" w:rsidP="00BE5475">
      <w:pPr>
        <w:pStyle w:val="Heading2"/>
        <w:ind w:start="14.40pt"/>
        <w:jc w:val="both"/>
        <w:rPr>
          <w:color w:val="000000" w:themeColor="text1"/>
        </w:rPr>
      </w:pPr>
      <w:r w:rsidRPr="00C465FF">
        <w:rPr>
          <w:color w:val="000000" w:themeColor="text1"/>
        </w:rPr>
        <w:t>Memory Forensics as Primary Detection Vector</w:t>
      </w:r>
    </w:p>
    <w:p w14:paraId="5784D6EB" w14:textId="78330348" w:rsidR="005B1D88" w:rsidRPr="00C465FF" w:rsidRDefault="005B1D88" w:rsidP="005B1D88">
      <w:pPr>
        <w:spacing w:before="3pt" w:after="3pt"/>
        <w:jc w:val="both"/>
        <w:rPr>
          <w:color w:val="000000" w:themeColor="text1"/>
        </w:rPr>
      </w:pPr>
      <w:r w:rsidRPr="00C465FF">
        <w:rPr>
          <w:rFonts w:eastAsia="Times New Roman"/>
          <w:color w:val="000000" w:themeColor="text1"/>
        </w:rPr>
        <w:t xml:space="preserve">The process of memory forensics analyzes RAM contents to discover digital evidence which does not exist on hard disk storage. The relevant indicators include the following elements: first, they show injected code which operates inside valid process memory; second, they display unusual VAD tree patterns; third, they reveal SSDT hooks; fourth, they show abnormal API usage patterns; fifth, they display network socket evidence which proves C2 contact and data exfiltration activity </w:t>
      </w:r>
      <w:hyperlink w:anchor="ref_8">
        <w:r w:rsidRPr="00C465FF">
          <w:rPr>
            <w:color w:val="000000" w:themeColor="text1"/>
            <w:u w:val="single"/>
          </w:rPr>
          <w:t>[8]</w:t>
        </w:r>
      </w:hyperlink>
      <w:r w:rsidRPr="00C465FF">
        <w:rPr>
          <w:color w:val="000000" w:themeColor="text1"/>
        </w:rPr>
        <w:t xml:space="preserve">, </w:t>
      </w:r>
      <w:hyperlink w:anchor="ref_22">
        <w:r w:rsidRPr="00C465FF">
          <w:rPr>
            <w:color w:val="000000" w:themeColor="text1"/>
            <w:u w:val="single"/>
          </w:rPr>
          <w:t>[22]</w:t>
        </w:r>
      </w:hyperlink>
      <w:r w:rsidRPr="00C465FF">
        <w:rPr>
          <w:color w:val="000000" w:themeColor="text1"/>
        </w:rPr>
        <w:t xml:space="preserve">, </w:t>
      </w:r>
      <w:hyperlink w:anchor="ref_23">
        <w:r w:rsidRPr="00C465FF">
          <w:rPr>
            <w:color w:val="000000" w:themeColor="text1"/>
            <w:u w:val="single"/>
          </w:rPr>
          <w:t>[23]</w:t>
        </w:r>
      </w:hyperlink>
      <w:r w:rsidRPr="00C465FF">
        <w:rPr>
          <w:color w:val="000000" w:themeColor="text1"/>
        </w:rPr>
        <w:t xml:space="preserve">. </w:t>
      </w:r>
      <w:r w:rsidRPr="00C465FF">
        <w:rPr>
          <w:rFonts w:eastAsia="Times New Roman"/>
          <w:color w:val="000000" w:themeColor="text1"/>
        </w:rPr>
        <w:t xml:space="preserve">The tools Volatility 3 and </w:t>
      </w:r>
      <w:proofErr w:type="spellStart"/>
      <w:r w:rsidRPr="00C465FF">
        <w:rPr>
          <w:rFonts w:eastAsia="Times New Roman"/>
          <w:color w:val="000000" w:themeColor="text1"/>
        </w:rPr>
        <w:t>Rekall</w:t>
      </w:r>
      <w:proofErr w:type="spellEnd"/>
      <w:r w:rsidRPr="00C465FF">
        <w:rPr>
          <w:rFonts w:eastAsia="Times New Roman"/>
          <w:color w:val="000000" w:themeColor="text1"/>
        </w:rPr>
        <w:t xml:space="preserve"> enable users to extract digital evidence from both live memory and dump files according to </w:t>
      </w:r>
      <w:hyperlink w:anchor="ref_22">
        <w:r w:rsidRPr="00C465FF">
          <w:rPr>
            <w:color w:val="000000" w:themeColor="text1"/>
            <w:u w:val="single"/>
          </w:rPr>
          <w:t>[22]</w:t>
        </w:r>
      </w:hyperlink>
      <w:r w:rsidRPr="00C465FF">
        <w:rPr>
          <w:color w:val="000000" w:themeColor="text1"/>
        </w:rPr>
        <w:t xml:space="preserve">. </w:t>
      </w:r>
    </w:p>
    <w:p w14:paraId="1E35CE9D" w14:textId="77777777" w:rsidR="005B1D88" w:rsidRDefault="005B1D88" w:rsidP="005B1D88">
      <w:pPr>
        <w:spacing w:before="3pt" w:after="3pt"/>
        <w:jc w:val="both"/>
        <w:rPr>
          <w:rFonts w:eastAsia="Times New Roman"/>
          <w:color w:val="000000" w:themeColor="text1"/>
        </w:rPr>
      </w:pPr>
      <w:r w:rsidRPr="00C465FF">
        <w:rPr>
          <w:rFonts w:eastAsia="Times New Roman"/>
          <w:color w:val="000000" w:themeColor="text1"/>
        </w:rPr>
        <w:t>RAM-based detection is particularly critical for two converging threat scenarios. First, fileless ransomware—which executes entirely in volatile memory with no disk artifacts—can only be detected through RAM analysis; no disk-based technique applies. Second, in double-extortion attacks, the exfiltration phase occurs in RAM before any encryption begins, creating a critical detection window that memory forensics can exploit. Real-time RAM analysis therefore enables pre-encryption detection, allowing incident responders to interrupt the attack before victim data is both stolen and encrypted. Memory forensics is an inherently evasion-resistant detection surface because ransomware, regardless of its obfuscation strategy, must eventually decompress and load its functional code into addressable memory space.</w:t>
      </w:r>
    </w:p>
    <w:p w14:paraId="412D73BC" w14:textId="77777777" w:rsidR="00360885" w:rsidRPr="00C465FF" w:rsidRDefault="00360885" w:rsidP="005B1D88">
      <w:pPr>
        <w:spacing w:before="3pt" w:after="3pt"/>
        <w:jc w:val="both"/>
        <w:rPr>
          <w:color w:val="000000" w:themeColor="text1"/>
        </w:rPr>
      </w:pPr>
    </w:p>
    <w:p w14:paraId="73D9C6AF" w14:textId="77777777" w:rsidR="005B1D88" w:rsidRDefault="005B1D88" w:rsidP="005B1D88">
      <w:pPr>
        <w:spacing w:before="3pt" w:after="3pt"/>
        <w:jc w:val="both"/>
        <w:rPr>
          <w:rFonts w:eastAsia="Times New Roman"/>
          <w:color w:val="000000" w:themeColor="text1"/>
        </w:rPr>
      </w:pPr>
    </w:p>
    <w:p w14:paraId="035E9E1E" w14:textId="73ECE9E9" w:rsidR="00300B67" w:rsidRPr="002F5558" w:rsidRDefault="00300B67" w:rsidP="00BE5475">
      <w:pPr>
        <w:pStyle w:val="Heading1"/>
        <w:jc w:val="start"/>
      </w:pPr>
      <w:r w:rsidRPr="002F5558">
        <w:lastRenderedPageBreak/>
        <w:t>MATHEMATICAL FOUNDATIONS OF WOA</w:t>
      </w:r>
    </w:p>
    <w:p w14:paraId="11231EF6" w14:textId="77777777" w:rsidR="005B1D88" w:rsidRPr="002F5558" w:rsidRDefault="005B1D88" w:rsidP="00BE5475">
      <w:pPr>
        <w:pStyle w:val="Heading2"/>
        <w:ind w:start="14.40pt"/>
      </w:pPr>
      <w:r w:rsidRPr="002F5558">
        <w:t>Algorithm Overview and Initialization</w:t>
      </w:r>
    </w:p>
    <w:p w14:paraId="0B678203" w14:textId="77777777" w:rsidR="005B1D88" w:rsidRPr="00C465FF" w:rsidRDefault="005B1D88" w:rsidP="005B1D88">
      <w:pPr>
        <w:spacing w:before="3pt" w:after="3pt"/>
        <w:jc w:val="both"/>
        <w:rPr>
          <w:color w:val="000000" w:themeColor="text1"/>
        </w:rPr>
      </w:pPr>
      <w:r w:rsidRPr="00C465FF">
        <w:rPr>
          <w:color w:val="000000" w:themeColor="text1"/>
        </w:rPr>
        <w:t xml:space="preserve">The Whale Optimization Algorithm (WOA) functions as a swarm intelligence algorithm which uses multiple candidates to search for solutions </w:t>
      </w:r>
      <w:hyperlink w:anchor="ref_11">
        <w:r w:rsidRPr="00C465FF">
          <w:rPr>
            <w:color w:val="000000" w:themeColor="text1"/>
          </w:rPr>
          <w:t>[11]</w:t>
        </w:r>
      </w:hyperlink>
      <w:r w:rsidRPr="00C465FF">
        <w:rPr>
          <w:color w:val="000000" w:themeColor="text1"/>
        </w:rPr>
        <w:t xml:space="preserve">, </w:t>
      </w:r>
      <w:hyperlink w:anchor="ref_13">
        <w:r w:rsidRPr="00C465FF">
          <w:rPr>
            <w:color w:val="000000" w:themeColor="text1"/>
          </w:rPr>
          <w:t>[13]</w:t>
        </w:r>
      </w:hyperlink>
      <w:r w:rsidRPr="00C465FF">
        <w:rPr>
          <w:color w:val="000000" w:themeColor="text1"/>
        </w:rPr>
        <w:t>. The algorithm starts with N candidates whose solutions represent "whales" Xᵢ (</w:t>
      </w:r>
      <w:proofErr w:type="spellStart"/>
      <w:r w:rsidRPr="00C465FF">
        <w:rPr>
          <w:color w:val="000000" w:themeColor="text1"/>
        </w:rPr>
        <w:t>i</w:t>
      </w:r>
      <w:proofErr w:type="spellEnd"/>
      <w:r w:rsidRPr="00C465FF">
        <w:rPr>
          <w:color w:val="000000" w:themeColor="text1"/>
        </w:rPr>
        <w:t xml:space="preserve"> = 1, ..., N) which the system places throughout the d-dimensional search space between the intervals [L, </w:t>
      </w:r>
      <w:proofErr w:type="gramStart"/>
      <w:r w:rsidRPr="00C465FF">
        <w:rPr>
          <w:color w:val="000000" w:themeColor="text1"/>
        </w:rPr>
        <w:t>U]ᵈ.</w:t>
      </w:r>
      <w:proofErr w:type="gramEnd"/>
      <w:r w:rsidRPr="00C465FF">
        <w:rPr>
          <w:color w:val="000000" w:themeColor="text1"/>
        </w:rPr>
        <w:t xml:space="preserve"> </w:t>
      </w:r>
    </w:p>
    <w:p w14:paraId="1CF35AE0" w14:textId="77777777" w:rsidR="005B1D88" w:rsidRDefault="005B1D88" w:rsidP="005B1D88">
      <w:pPr>
        <w:spacing w:before="4pt" w:after="4pt"/>
        <w:rPr>
          <w:rFonts w:ascii="Courier New" w:eastAsia="Courier New" w:hAnsi="Courier New" w:cs="Courier New"/>
          <w:b/>
          <w:bCs/>
        </w:rPr>
      </w:pPr>
      <w:r w:rsidRPr="002F5558">
        <w:rPr>
          <w:rFonts w:ascii="Courier New" w:eastAsia="Courier New" w:hAnsi="Courier New" w:cs="Courier New"/>
          <w:b/>
          <w:bCs/>
        </w:rPr>
        <w:t xml:space="preserve">Xᵢ = L + </w:t>
      </w:r>
      <w:proofErr w:type="gramStart"/>
      <w:r w:rsidRPr="002F5558">
        <w:rPr>
          <w:rFonts w:ascii="Courier New" w:eastAsia="Courier New" w:hAnsi="Courier New" w:cs="Courier New"/>
          <w:b/>
          <w:bCs/>
        </w:rPr>
        <w:t>rand(0,1) ·</w:t>
      </w:r>
      <w:proofErr w:type="gramEnd"/>
      <w:r w:rsidRPr="002F5558">
        <w:rPr>
          <w:rFonts w:ascii="Courier New" w:eastAsia="Courier New" w:hAnsi="Courier New" w:cs="Courier New"/>
          <w:b/>
          <w:bCs/>
        </w:rPr>
        <w:t xml:space="preserve"> (U − L</w:t>
      </w:r>
      <w:proofErr w:type="gramStart"/>
      <w:r w:rsidRPr="002F5558">
        <w:rPr>
          <w:rFonts w:ascii="Courier New" w:eastAsia="Courier New" w:hAnsi="Courier New" w:cs="Courier New"/>
          <w:b/>
          <w:bCs/>
        </w:rPr>
        <w:t xml:space="preserve">),  </w:t>
      </w:r>
      <w:proofErr w:type="spellStart"/>
      <w:r w:rsidRPr="002F5558">
        <w:rPr>
          <w:rFonts w:ascii="Courier New" w:eastAsia="Courier New" w:hAnsi="Courier New" w:cs="Courier New"/>
          <w:b/>
          <w:bCs/>
        </w:rPr>
        <w:t>i</w:t>
      </w:r>
      <w:proofErr w:type="spellEnd"/>
      <w:proofErr w:type="gramEnd"/>
      <w:r w:rsidRPr="002F5558">
        <w:rPr>
          <w:rFonts w:ascii="Courier New" w:eastAsia="Courier New" w:hAnsi="Courier New" w:cs="Courier New"/>
          <w:b/>
          <w:bCs/>
        </w:rPr>
        <w:t xml:space="preserve"> = 1, ..., N</w:t>
      </w:r>
    </w:p>
    <w:p w14:paraId="3EF1F62D" w14:textId="77777777" w:rsidR="005B1D88" w:rsidRPr="002F5558" w:rsidRDefault="005B1D88" w:rsidP="005B1D88">
      <w:pPr>
        <w:spacing w:before="3pt" w:after="3pt"/>
        <w:jc w:val="both"/>
      </w:pPr>
      <w:r w:rsidRPr="002F5558">
        <w:rPr>
          <w:rFonts w:eastAsia="Times New Roman"/>
        </w:rPr>
        <w:t xml:space="preserve">Each whale encodes a binary feature-selection mask in ransomware detection applications. In application-driven ransomware detection optimization, each dimension corresponds to </w:t>
      </w:r>
      <w:proofErr w:type="gramStart"/>
      <w:r w:rsidRPr="002F5558">
        <w:rPr>
          <w:rFonts w:eastAsia="Times New Roman"/>
        </w:rPr>
        <w:t>a behavioral</w:t>
      </w:r>
      <w:proofErr w:type="gramEnd"/>
      <w:r w:rsidRPr="002F5558">
        <w:rPr>
          <w:rFonts w:eastAsia="Times New Roman"/>
        </w:rPr>
        <w:t xml:space="preserve"> or memory </w:t>
      </w:r>
      <w:proofErr w:type="gramStart"/>
      <w:r w:rsidRPr="002F5558">
        <w:rPr>
          <w:rFonts w:eastAsia="Times New Roman"/>
        </w:rPr>
        <w:t>feature—</w:t>
      </w:r>
      <w:proofErr w:type="gramEnd"/>
      <w:r w:rsidRPr="002F5558">
        <w:rPr>
          <w:rFonts w:eastAsia="Times New Roman"/>
        </w:rPr>
        <w:t>such as a Volatility-extracted VAD attribute, API call frequency, or process injection indicator—whose inclusion in the detection model is determined by WOA optimization. The algorithm iterates for T_max iterations, updating positions through three behavioral phases. The stochastic initialization ensures that the initial population covers the search space broadly, reducing the likelihood of premature convergence to suboptimal feature subsets early in the optimization process—a critical property when navigating the large, irregular feature landscapes of ransomware datasets containing both fileless and file-based behavioral signatures.</w:t>
      </w:r>
    </w:p>
    <w:p w14:paraId="637DFC07" w14:textId="77777777" w:rsidR="005B1D88" w:rsidRPr="002F5558" w:rsidRDefault="005B1D88" w:rsidP="00816AEB">
      <w:pPr>
        <w:pStyle w:val="Heading2"/>
        <w:ind w:start="14.40pt"/>
      </w:pPr>
      <w:r w:rsidRPr="002F5558">
        <w:t>Encircling Prey — Exploitation Mechanism</w:t>
      </w:r>
    </w:p>
    <w:p w14:paraId="733A9705" w14:textId="77777777" w:rsidR="005B1D88" w:rsidRPr="002F5558" w:rsidRDefault="005B1D88" w:rsidP="005B1D88">
      <w:pPr>
        <w:spacing w:before="3pt" w:after="3pt"/>
        <w:jc w:val="both"/>
      </w:pPr>
      <w:r w:rsidRPr="002F5558">
        <w:rPr>
          <w:rFonts w:eastAsia="Times New Roman"/>
        </w:rPr>
        <w:t>WOA assumes the current best solution approximates the prey's position. Neighboring whales update toward this optimal location:</w:t>
      </w:r>
    </w:p>
    <w:p w14:paraId="29C08C09" w14:textId="77777777" w:rsidR="005B1D88" w:rsidRPr="002F5558" w:rsidRDefault="005B1D88" w:rsidP="005B1D88">
      <w:pPr>
        <w:spacing w:before="4pt" w:after="2pt"/>
      </w:pPr>
      <w:r w:rsidRPr="002F5558">
        <w:rPr>
          <w:rFonts w:ascii="Courier New" w:eastAsia="Courier New" w:hAnsi="Courier New" w:cs="Courier New"/>
          <w:b/>
          <w:bCs/>
        </w:rPr>
        <w:t>D = |C · X*(t) − X(t)|</w:t>
      </w:r>
    </w:p>
    <w:p w14:paraId="5AC8FA6D" w14:textId="77777777" w:rsidR="005B1D88" w:rsidRPr="002F5558" w:rsidRDefault="005B1D88" w:rsidP="005B1D88">
      <w:pPr>
        <w:spacing w:before="2pt" w:after="4pt"/>
      </w:pPr>
      <w:r w:rsidRPr="002F5558">
        <w:rPr>
          <w:rFonts w:ascii="Courier New" w:eastAsia="Courier New" w:hAnsi="Courier New" w:cs="Courier New"/>
          <w:b/>
          <w:bCs/>
        </w:rPr>
        <w:t>X(t+1) = X*(t) − A · D</w:t>
      </w:r>
    </w:p>
    <w:p w14:paraId="6B3C1A89" w14:textId="77777777" w:rsidR="005B1D88" w:rsidRDefault="005B1D88" w:rsidP="005B1D88">
      <w:pPr>
        <w:spacing w:before="3pt" w:after="3pt"/>
        <w:jc w:val="both"/>
      </w:pPr>
      <w:r w:rsidRPr="002F5558">
        <w:t xml:space="preserve">where X*(t) is the current best-position vector, and coefficients A and C are computed as A = 2a·r₁ − a, C = 2·r₂, with r₁, r₂ </w:t>
      </w:r>
      <w:r w:rsidRPr="002F5558">
        <w:rPr>
          <w:rFonts w:ascii="Cambria Math" w:hAnsi="Cambria Math" w:cs="Cambria Math"/>
        </w:rPr>
        <w:t>∈</w:t>
      </w:r>
      <w:r w:rsidRPr="002F5558">
        <w:t xml:space="preserve"> [0,1] random vectors and a decreasing linearly from 2 to 0. When |A| &lt; 1, the whale converges on the best-known solution (exploitation); when |A| ≥ 1, it explores relative to a random peer </w:t>
      </w:r>
      <w:hyperlink w:anchor="ref_11">
        <w:r w:rsidRPr="00C465FF">
          <w:rPr>
            <w:color w:val="000000" w:themeColor="text1"/>
            <w:u w:val="single"/>
          </w:rPr>
          <w:t>[11]</w:t>
        </w:r>
      </w:hyperlink>
      <w:r w:rsidRPr="00C465FF">
        <w:rPr>
          <w:color w:val="000000" w:themeColor="text1"/>
        </w:rPr>
        <w:t xml:space="preserve">, </w:t>
      </w:r>
      <w:hyperlink w:anchor="ref_13">
        <w:r w:rsidRPr="00C465FF">
          <w:rPr>
            <w:color w:val="000000" w:themeColor="text1"/>
            <w:u w:val="single"/>
          </w:rPr>
          <w:t>[13]</w:t>
        </w:r>
      </w:hyperlink>
      <w:r w:rsidRPr="00C465FF">
        <w:rPr>
          <w:color w:val="000000" w:themeColor="text1"/>
        </w:rPr>
        <w:t xml:space="preserve">. </w:t>
      </w:r>
      <w:r w:rsidRPr="002F5558">
        <w:t xml:space="preserve">This adaptive transition between exploration and exploitation is a distinguishing strength of WOA compared to fixed-strategy algorithms such as GWO and ACO, allowing it to dynamically respond to the evolving fitness </w:t>
      </w:r>
      <w:proofErr w:type="gramStart"/>
      <w:r w:rsidRPr="002F5558">
        <w:t>landscape—</w:t>
      </w:r>
      <w:proofErr w:type="gramEnd"/>
      <w:r w:rsidRPr="002F5558">
        <w:t>particularly important when optimizing detection across the heterogeneous feature spaces of fileless versus file-based ransomware.</w:t>
      </w:r>
    </w:p>
    <w:p w14:paraId="7BD2EC08" w14:textId="77777777" w:rsidR="005B1D88" w:rsidRPr="002F5558" w:rsidRDefault="005B1D88" w:rsidP="00816AEB">
      <w:pPr>
        <w:pStyle w:val="Heading2"/>
        <w:ind w:start="14.40pt"/>
      </w:pPr>
      <w:r w:rsidRPr="002F5558">
        <w:t>Bubble-Net Attacking — Spiral Update</w:t>
      </w:r>
    </w:p>
    <w:p w14:paraId="65B5EF42" w14:textId="77777777" w:rsidR="005B1D88" w:rsidRPr="002F5558" w:rsidRDefault="005B1D88" w:rsidP="005B1D88">
      <w:pPr>
        <w:spacing w:before="3pt" w:after="3pt"/>
        <w:jc w:val="both"/>
      </w:pPr>
      <w:r w:rsidRPr="002F5558">
        <w:rPr>
          <w:rFonts w:eastAsia="Times New Roman"/>
        </w:rPr>
        <w:t>The spiral swimming behavior is modeled by two simultaneous sub-mechanisms, each selected with probability p = 0.5:</w:t>
      </w:r>
    </w:p>
    <w:p w14:paraId="0FA896AA" w14:textId="77777777" w:rsidR="005B1D88" w:rsidRPr="002F5558" w:rsidRDefault="005B1D88" w:rsidP="005B1D88">
      <w:pPr>
        <w:spacing w:before="4pt" w:after="4pt"/>
      </w:pPr>
      <w:r w:rsidRPr="002F5558">
        <w:rPr>
          <w:rFonts w:ascii="Courier New" w:eastAsia="Courier New" w:hAnsi="Courier New" w:cs="Courier New"/>
          <w:b/>
          <w:bCs/>
        </w:rPr>
        <w:t xml:space="preserve">X(t+1) = </w:t>
      </w:r>
      <w:proofErr w:type="spellStart"/>
      <w:r w:rsidRPr="002F5558">
        <w:rPr>
          <w:rFonts w:ascii="Courier New" w:eastAsia="Courier New" w:hAnsi="Courier New" w:cs="Courier New"/>
          <w:b/>
          <w:bCs/>
        </w:rPr>
        <w:t>D'·e</w:t>
      </w:r>
      <w:proofErr w:type="spellEnd"/>
      <w:r w:rsidRPr="002F5558">
        <w:rPr>
          <w:rFonts w:ascii="Courier New" w:eastAsia="Courier New" w:hAnsi="Courier New" w:cs="Courier New"/>
          <w:b/>
          <w:bCs/>
        </w:rPr>
        <w:t>^(bl)·cos(2πl) + X*(t)</w:t>
      </w:r>
    </w:p>
    <w:p w14:paraId="51A8A982" w14:textId="77777777" w:rsidR="005B1D88" w:rsidRPr="002F5558" w:rsidRDefault="005B1D88" w:rsidP="005B1D88">
      <w:pPr>
        <w:spacing w:before="3pt" w:after="3pt"/>
        <w:jc w:val="both"/>
      </w:pPr>
      <w:r w:rsidRPr="002F5558">
        <w:t xml:space="preserve">where D' = |X*(t) − X(t)|, b = 1 (logarithmic spiral constant), and l </w:t>
      </w:r>
      <w:r w:rsidRPr="002F5558">
        <w:rPr>
          <w:rFonts w:ascii="Cambria Math" w:hAnsi="Cambria Math" w:cs="Cambria Math"/>
        </w:rPr>
        <w:t>∈</w:t>
      </w:r>
      <w:r w:rsidRPr="002F5558">
        <w:t xml:space="preserve"> [−1,1] is random. This controlled stochasticity prevents algorithmic bias toward either pure exploitation or pure exploration, enabling WOA to simultaneously refine known </w:t>
      </w:r>
      <w:r w:rsidRPr="002F5558">
        <w:t xml:space="preserve">good feature subsets while probing novel combinations </w:t>
      </w:r>
      <w:hyperlink w:anchor="ref_11">
        <w:r w:rsidRPr="00C465FF">
          <w:rPr>
            <w:color w:val="000000" w:themeColor="text1"/>
            <w:u w:val="single"/>
          </w:rPr>
          <w:t>[11]</w:t>
        </w:r>
      </w:hyperlink>
      <w:r w:rsidRPr="00C465FF">
        <w:rPr>
          <w:color w:val="000000" w:themeColor="text1"/>
        </w:rPr>
        <w:t xml:space="preserve">, </w:t>
      </w:r>
      <w:hyperlink w:anchor="ref_14">
        <w:r w:rsidRPr="00C465FF">
          <w:rPr>
            <w:color w:val="000000" w:themeColor="text1"/>
            <w:u w:val="single"/>
          </w:rPr>
          <w:t>[14]</w:t>
        </w:r>
      </w:hyperlink>
      <w:r w:rsidRPr="00C465FF">
        <w:rPr>
          <w:color w:val="000000" w:themeColor="text1"/>
        </w:rPr>
        <w:t>. The logarithmic spiral trajectory mirrors the shrinking bubble</w:t>
      </w:r>
      <w:r w:rsidRPr="002F5558">
        <w:t>-net behavior observed in humpback whales, providing a biologically inspired mechanism that naturally balances global search diversity with local solution refinement—a property that translates well to the non-convex optimization surfaces found in ransomware feature selection tasks involving both memory-resident and disk-resident behavioral indicators.</w:t>
      </w:r>
    </w:p>
    <w:p w14:paraId="4E7BD171" w14:textId="77777777" w:rsidR="005B1D88" w:rsidRPr="002F5558" w:rsidRDefault="005B1D88" w:rsidP="00816AEB">
      <w:pPr>
        <w:pStyle w:val="Heading2"/>
        <w:ind w:start="14.40pt"/>
      </w:pPr>
      <w:r w:rsidRPr="002F5558">
        <w:t>Fitness Function for Application-Driven Ransomware Detection Optimization</w:t>
      </w:r>
    </w:p>
    <w:p w14:paraId="7F1EC77F" w14:textId="77777777" w:rsidR="005B1D88" w:rsidRPr="002F5558" w:rsidRDefault="005B1D88" w:rsidP="005B1D88">
      <w:pPr>
        <w:spacing w:before="3pt" w:after="3pt"/>
        <w:jc w:val="both"/>
      </w:pPr>
      <w:r w:rsidRPr="002F5558">
        <w:rPr>
          <w:rFonts w:eastAsia="Times New Roman"/>
        </w:rPr>
        <w:t>In binary-encoded ransomware detection optimization, each whale X is a d-dimensional bit vector where Xⱼ = 1 means feature j is selected. The multi-objective fitness function is designed not merely for feature reduction but specifically to optimize detection capability across both fileless and file-based ransomware categories:</w:t>
      </w:r>
    </w:p>
    <w:p w14:paraId="5AD83F1B" w14:textId="77777777" w:rsidR="005B1D88" w:rsidRPr="002F5558" w:rsidRDefault="005B1D88" w:rsidP="005B1D88">
      <w:pPr>
        <w:spacing w:before="4pt" w:after="4pt"/>
      </w:pPr>
      <w:r w:rsidRPr="002F5558">
        <w:rPr>
          <w:rFonts w:ascii="Courier New" w:eastAsia="Courier New" w:hAnsi="Courier New" w:cs="Courier New"/>
          <w:b/>
          <w:bCs/>
        </w:rPr>
        <w:t xml:space="preserve">F(X) = α · </w:t>
      </w:r>
      <w:proofErr w:type="gramStart"/>
      <w:r w:rsidRPr="002F5558">
        <w:rPr>
          <w:rFonts w:ascii="Courier New" w:eastAsia="Courier New" w:hAnsi="Courier New" w:cs="Courier New"/>
          <w:b/>
          <w:bCs/>
        </w:rPr>
        <w:t>Error(</w:t>
      </w:r>
      <w:proofErr w:type="gramEnd"/>
      <w:r w:rsidRPr="002F5558">
        <w:rPr>
          <w:rFonts w:ascii="Courier New" w:eastAsia="Courier New" w:hAnsi="Courier New" w:cs="Courier New"/>
          <w:b/>
          <w:bCs/>
        </w:rPr>
        <w:t>K, X) + β · (|S_X| / |T|)</w:t>
      </w:r>
    </w:p>
    <w:p w14:paraId="34F9E545" w14:textId="62736CF4" w:rsidR="005B1D88" w:rsidRPr="00C465FF" w:rsidRDefault="005B1D88" w:rsidP="005B1D88">
      <w:pPr>
        <w:spacing w:before="3pt" w:after="3pt"/>
        <w:jc w:val="both"/>
        <w:rPr>
          <w:color w:val="000000" w:themeColor="text1"/>
        </w:rPr>
      </w:pPr>
      <w:r w:rsidRPr="00C465FF">
        <w:rPr>
          <w:color w:val="000000" w:themeColor="text1"/>
        </w:rPr>
        <w:t xml:space="preserve">where </w:t>
      </w:r>
      <w:proofErr w:type="gramStart"/>
      <w:r w:rsidRPr="00C465FF">
        <w:rPr>
          <w:color w:val="000000" w:themeColor="text1"/>
        </w:rPr>
        <w:t>Error(</w:t>
      </w:r>
      <w:proofErr w:type="gramEnd"/>
      <w:r w:rsidRPr="00C465FF">
        <w:rPr>
          <w:color w:val="000000" w:themeColor="text1"/>
        </w:rPr>
        <w:t xml:space="preserve">K, X) is the k-fold cross-validation error of classifier K on subset X, |S_X| is the number of selected features, |T| is the total feature count, and α + β = 1 (typically α = 0.99, β = 0.01). Applied to </w:t>
      </w:r>
      <w:proofErr w:type="spellStart"/>
      <w:r w:rsidRPr="00C465FF">
        <w:rPr>
          <w:color w:val="000000" w:themeColor="text1"/>
        </w:rPr>
        <w:t>MalwareBazaar</w:t>
      </w:r>
      <w:proofErr w:type="spellEnd"/>
      <w:r w:rsidR="0012330A">
        <w:rPr>
          <w:color w:val="000000" w:themeColor="text1"/>
        </w:rPr>
        <w:t xml:space="preserve"> dataset</w:t>
      </w:r>
      <w:r w:rsidRPr="00C465FF">
        <w:rPr>
          <w:color w:val="000000" w:themeColor="text1"/>
        </w:rPr>
        <w:t xml:space="preserve"> </w:t>
      </w:r>
      <w:hyperlink w:anchor="ref_35">
        <w:r w:rsidRPr="00C465FF">
          <w:rPr>
            <w:color w:val="000000" w:themeColor="text1"/>
            <w:u w:val="single"/>
          </w:rPr>
          <w:t>[35]</w:t>
        </w:r>
      </w:hyperlink>
      <w:r w:rsidRPr="00C465FF">
        <w:rPr>
          <w:color w:val="000000" w:themeColor="text1"/>
        </w:rPr>
        <w:t>. The fitness function specifically favors features that discriminate fileless ransomware behavior—such as process injection depth, VAD anomaly score, and hollowed-process indicators—alongside file-system interaction features relevant to file-based ransomware. This dual optimization directly supports early detection of double-extortion attacks by weighting features observable during the exfiltration phase before encryption begins.</w:t>
      </w:r>
    </w:p>
    <w:p w14:paraId="71DD6892" w14:textId="77777777" w:rsidR="005B1D88" w:rsidRPr="002F5558" w:rsidRDefault="005B1D88" w:rsidP="00816AEB">
      <w:pPr>
        <w:pStyle w:val="Heading2"/>
        <w:ind w:start="14.40pt"/>
      </w:pPr>
      <w:r w:rsidRPr="002F5558">
        <w:t>WOA Variants in Cybersecurity</w:t>
      </w:r>
    </w:p>
    <w:p w14:paraId="1600BA13" w14:textId="77777777" w:rsidR="005B1D88" w:rsidRDefault="005B1D88" w:rsidP="005B1D88">
      <w:pPr>
        <w:spacing w:before="3pt" w:after="3pt"/>
        <w:jc w:val="both"/>
      </w:pPr>
      <w:r w:rsidRPr="00C465FF">
        <w:t xml:space="preserve">The standard WOA has known limitations which several improved variants attempt to solve. The Improved WOA (IWOA) system uses adaptive mechanisms which include inertia weight and mutation operator functions [14]. The Lévy Flight WOA (LWOA) system uses Lévy flight search patterns instead of uniform random walk methods [13]. The Opposition-Based WOA (OWOA) system uses opposition-based learning methods to boost initial population diversity [18]. The use of Chaotic WOA (CWOA) and WOA-PSO hybrid models results in faster convergence performance [15],[17]. The base algorithm has specific weaknesses which each variant intends to </w:t>
      </w:r>
      <w:proofErr w:type="gramStart"/>
      <w:r w:rsidRPr="00C465FF">
        <w:t>address</w:t>
      </w:r>
      <w:proofErr w:type="gramEnd"/>
      <w:r w:rsidRPr="00C465FF">
        <w:t xml:space="preserve"> and researchers should choose the best variant according to three factors which include dataset dimensionality and available computational budget and acceptable solution quality versus convergence speed ratio. The surveyed literature demonstrates that dataset characteristics should dictate variant selection while algorithmic novelty should not drive this decision, with memory-forensics applications finding better results through high-dimensional exploration variants.</w:t>
      </w:r>
    </w:p>
    <w:p w14:paraId="538A2B20" w14:textId="77777777" w:rsidR="00360885" w:rsidRDefault="00360885" w:rsidP="005B1D88">
      <w:pPr>
        <w:spacing w:before="3pt" w:after="3pt"/>
        <w:jc w:val="both"/>
      </w:pPr>
    </w:p>
    <w:p w14:paraId="5601A771" w14:textId="77777777" w:rsidR="00360885" w:rsidRDefault="00360885" w:rsidP="005B1D88">
      <w:pPr>
        <w:spacing w:before="3pt" w:after="3pt"/>
        <w:jc w:val="both"/>
        <w:rPr>
          <w:rFonts w:eastAsia="Times New Roman"/>
          <w:sz w:val="18"/>
          <w:szCs w:val="18"/>
        </w:rPr>
        <w:sectPr w:rsidR="00360885" w:rsidSect="005B1D88">
          <w:headerReference w:type="default" r:id="rId13"/>
          <w:footerReference w:type="default" r:id="rId14"/>
          <w:footerReference w:type="first" r:id="rId15"/>
          <w:type w:val="continuous"/>
          <w:pgSz w:w="595.30pt" w:h="841.90pt" w:code="9"/>
          <w:pgMar w:top="53.85pt" w:right="44.50pt" w:bottom="72pt" w:left="44.50pt" w:header="36pt" w:footer="36pt" w:gutter="0pt"/>
          <w:cols w:num="2" w:space="12.20pt"/>
          <w:docGrid w:linePitch="360"/>
        </w:sectPr>
      </w:pPr>
    </w:p>
    <w:p w14:paraId="5D3EBF65" w14:textId="77777777" w:rsidR="005B1D88" w:rsidRPr="002F5558" w:rsidRDefault="005B1D88" w:rsidP="00300B67">
      <w:pPr>
        <w:spacing w:before="3pt" w:after="3pt"/>
        <w:jc w:val="both"/>
      </w:pPr>
    </w:p>
    <w:p w14:paraId="09F0F76B" w14:textId="686C8B11" w:rsidR="00300B67" w:rsidRPr="002F5558" w:rsidRDefault="00300B67" w:rsidP="00816AEB">
      <w:pPr>
        <w:pStyle w:val="Heading1"/>
        <w:jc w:val="both"/>
      </w:pPr>
      <w:r w:rsidRPr="002F5558">
        <w:lastRenderedPageBreak/>
        <w:t>SLR METHODOLOGY (PRISMA 2020)</w:t>
      </w:r>
    </w:p>
    <w:p w14:paraId="7C508A60" w14:textId="15F0607C" w:rsidR="00300B67" w:rsidRDefault="00300B67" w:rsidP="00816AEB">
      <w:pPr>
        <w:pStyle w:val="Heading2"/>
        <w:ind w:start="14.40pt"/>
      </w:pPr>
      <w:r w:rsidRPr="002F5558">
        <w:t>Research Protocol and Search Strategy</w:t>
      </w:r>
    </w:p>
    <w:p w14:paraId="646B78DF" w14:textId="690253CD" w:rsidR="00E30E8D" w:rsidRPr="00E30E8D" w:rsidRDefault="00E30E8D" w:rsidP="005B1D88">
      <w:pPr>
        <w:jc w:val="both"/>
      </w:pPr>
      <w:r w:rsidRPr="00E30E8D">
        <w:t>The authors of this systematic literature review (SLR) used the PRISMA 2020 guidelines to achieve transparency and reproducibility [2]. The researchers conducted their main Boolean search using this search string: ("ransomware detection" OR "malware detection") AND ("whale optimization algorithm" OR "WOA") AND ("memory forensics" OR "feature selection"). The protocol defined three research questions: (RQ1) comparison of WOA with other metaheuristic approaches for ransomware detection optimization; (RQ2) evaluation of fitness function effectiveness across benchmark datasets for both fileless and file-based ransomware; and (RQ3) analysis of legal and regulatory implications under GDPR and the IT Act 2000 [36], [39].</w:t>
      </w:r>
    </w:p>
    <w:p w14:paraId="0B6306FC" w14:textId="2CD8610A" w:rsidR="00300B67" w:rsidRDefault="00300B67" w:rsidP="00816AEB">
      <w:pPr>
        <w:pStyle w:val="Heading2"/>
        <w:ind w:start="14.40pt"/>
      </w:pPr>
      <w:r w:rsidRPr="002F5558">
        <w:t>Database Selection and Execution</w:t>
      </w:r>
    </w:p>
    <w:p w14:paraId="4A0A664D" w14:textId="31427352" w:rsidR="005B1D88" w:rsidRPr="00E30E8D" w:rsidRDefault="00E30E8D" w:rsidP="005B1D88">
      <w:pPr>
        <w:jc w:val="both"/>
      </w:pPr>
      <w:r w:rsidRPr="00E30E8D">
        <w:t>The researchers conducted their search through four major scientific databases which included IEEE Xplore that produced 312 results, ACM Digital Library which gave 198 results, ScienceDirect that generated 247 results, and SpringerLink which resulted in 155 results to create their initial database of 912 articles that covered the period from January 2014 until December 2024. The research team identified additional candidate studies through two methods which included tracking citations and screening grey literature [2]. Researchers selected 2014 as their starting point because they wanted to identify important metaheuristic feature selection research that existed before WOA introduction which helped them create accurate performance benchmarks for present-day algorithms within the complete optimization research field.</w:t>
      </w:r>
    </w:p>
    <w:p w14:paraId="1669C8D0" w14:textId="08843B49" w:rsidR="00300B67" w:rsidRPr="002F5558" w:rsidRDefault="00300B67" w:rsidP="00816AEB">
      <w:pPr>
        <w:pStyle w:val="Heading2"/>
        <w:ind w:start="14.40pt"/>
      </w:pPr>
      <w:r w:rsidRPr="002F5558">
        <w:t>Inclusion and Exclusion Criteria</w:t>
      </w:r>
    </w:p>
    <w:p w14:paraId="5B327518" w14:textId="4B848F50" w:rsidR="0070048A" w:rsidRDefault="00E30E8D" w:rsidP="005B1D88">
      <w:pPr>
        <w:shd w:val="clear" w:color="auto" w:fill="FFFFFF"/>
        <w:jc w:val="start"/>
        <w:rPr>
          <w:rFonts w:eastAsia="Times New Roman"/>
          <w:color w:val="000000"/>
          <w:lang w:val="en-IN" w:eastAsia="en-IN"/>
        </w:rPr>
      </w:pPr>
      <w:r w:rsidRPr="005B1D88">
        <w:rPr>
          <w:rFonts w:eastAsia="Times New Roman"/>
          <w:color w:val="000000"/>
          <w:lang w:val="en-IN" w:eastAsia="en-IN"/>
        </w:rPr>
        <w:t>The study used specific criteria which were listed in Table I as its inclusion and exclusion criteria. The researchers achieved substantial agreement between their reviewers when they assessed inter-reviewer agreement through Cohen's κ measurement which resulted in a value of 0.87. Persistent disagreements between the two parties required third independent reviewer assessment [2].</w:t>
      </w:r>
    </w:p>
    <w:p w14:paraId="79F32012" w14:textId="77777777" w:rsidR="00360885" w:rsidRDefault="00360885" w:rsidP="005B1D88">
      <w:pPr>
        <w:shd w:val="clear" w:color="auto" w:fill="FFFFFF"/>
        <w:jc w:val="start"/>
        <w:rPr>
          <w:rFonts w:eastAsia="Times New Roman"/>
          <w:color w:val="000000"/>
          <w:lang w:val="en-IN" w:eastAsia="en-IN"/>
        </w:rPr>
      </w:pPr>
    </w:p>
    <w:p w14:paraId="62827D43" w14:textId="77777777" w:rsidR="00382D65" w:rsidRPr="00382D65" w:rsidRDefault="005B1D88" w:rsidP="00382D65">
      <w:pPr>
        <w:shd w:val="clear" w:color="auto" w:fill="FFFFFF"/>
        <w:jc w:val="start"/>
        <w:rPr>
          <w:rFonts w:eastAsia="Times New Roman"/>
          <w:b/>
          <w:bCs/>
          <w:color w:val="000000"/>
          <w:lang w:eastAsia="en-IN"/>
        </w:rPr>
      </w:pPr>
      <w:r w:rsidRPr="00382D65">
        <w:rPr>
          <w:rFonts w:eastAsia="Times New Roman"/>
          <w:b/>
          <w:bCs/>
          <w:color w:val="000000"/>
          <w:lang w:eastAsia="en-IN"/>
        </w:rPr>
        <w:t>TABLE I</w:t>
      </w:r>
    </w:p>
    <w:p w14:paraId="63BB6BB4" w14:textId="5E3F132C" w:rsidR="005B1D88" w:rsidRPr="00382D65" w:rsidRDefault="00382D65" w:rsidP="00382D65">
      <w:pPr>
        <w:shd w:val="clear" w:color="auto" w:fill="FFFFFF"/>
        <w:jc w:val="start"/>
        <w:rPr>
          <w:rFonts w:eastAsia="Times New Roman"/>
          <w:b/>
          <w:bCs/>
          <w:color w:val="000000"/>
          <w:lang w:eastAsia="en-IN"/>
        </w:rPr>
      </w:pPr>
      <w:r w:rsidRPr="00382D65">
        <w:rPr>
          <w:rFonts w:eastAsia="Times New Roman"/>
          <w:b/>
          <w:bCs/>
          <w:color w:val="000000"/>
          <w:lang w:eastAsia="en-IN"/>
        </w:rPr>
        <w:t>Prisma 2020 Inclusion and Exclusion criteria</w:t>
      </w:r>
    </w:p>
    <w:tbl>
      <w:tblPr>
        <w:tblStyle w:val="LightGrid-Accent1"/>
        <w:tblW w:w="247pt" w:type="dxa"/>
        <w:tblLayout w:type="fixed"/>
        <w:tblLook w:firstRow="0" w:lastRow="0" w:firstColumn="0" w:lastColumn="0" w:noHBand="0" w:noVBand="0"/>
      </w:tblPr>
      <w:tblGrid>
        <w:gridCol w:w="279"/>
        <w:gridCol w:w="1134"/>
        <w:gridCol w:w="1701"/>
        <w:gridCol w:w="1826"/>
      </w:tblGrid>
      <w:tr w:rsidR="005B1D88" w:rsidRPr="002F5558" w14:paraId="31838537" w14:textId="77777777" w:rsidTr="006C0532">
        <w:trPr>
          <w:cnfStyle w:firstRow="0" w:lastRow="0" w:firstColumn="0" w:lastColumn="0" w:oddVBand="0" w:evenVBand="0" w:oddHBand="1" w:evenHBand="0"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13.95pt" w:type="dxa"/>
            <w:shd w:val="clear" w:color="auto" w:fill="2E74B5" w:themeFill="accent1" w:themeFillShade="BF"/>
          </w:tcPr>
          <w:p w14:paraId="1AE951FE" w14:textId="77777777" w:rsidR="005B1D88" w:rsidRPr="002F5558" w:rsidRDefault="005B1D88" w:rsidP="00B13EE1">
            <w:pPr>
              <w:rPr>
                <w:color w:val="FFFFFF" w:themeColor="background1"/>
                <w:sz w:val="20"/>
                <w:szCs w:val="20"/>
              </w:rPr>
            </w:pPr>
            <w:r w:rsidRPr="002F5558">
              <w:rPr>
                <w:rFonts w:eastAsia="Times New Roman" w:cs="Times New Roman"/>
                <w:b/>
                <w:bCs/>
                <w:color w:val="FFFFFF" w:themeColor="background1"/>
                <w:sz w:val="20"/>
                <w:szCs w:val="20"/>
              </w:rPr>
              <w:t>#</w:t>
            </w:r>
          </w:p>
        </w:tc>
        <w:tc>
          <w:tcPr>
            <w:tcW w:w="56.70pt" w:type="dxa"/>
            <w:shd w:val="clear" w:color="auto" w:fill="2E74B5" w:themeFill="accent1" w:themeFillShade="BF"/>
          </w:tcPr>
          <w:p w14:paraId="03FB2D02" w14:textId="77777777" w:rsidR="005B1D88" w:rsidRPr="002F5558" w:rsidRDefault="005B1D88" w:rsidP="00B13EE1">
            <w:pPr>
              <w:cnfStyle w:firstRow="0" w:lastRow="0" w:firstColumn="0" w:lastColumn="0" w:oddVBand="0" w:evenVBand="0" w:oddHBand="1" w:evenHBand="0" w:firstRowFirstColumn="0" w:firstRowLastColumn="0" w:lastRowFirstColumn="0" w:lastRowLastColumn="0"/>
              <w:rPr>
                <w:color w:val="FFFFFF" w:themeColor="background1"/>
                <w:sz w:val="20"/>
                <w:szCs w:val="20"/>
              </w:rPr>
            </w:pPr>
            <w:r w:rsidRPr="002F5558">
              <w:rPr>
                <w:rFonts w:eastAsia="Times New Roman" w:cs="Times New Roman"/>
                <w:b/>
                <w:bCs/>
                <w:color w:val="FFFFFF" w:themeColor="background1"/>
                <w:sz w:val="20"/>
                <w:szCs w:val="20"/>
              </w:rPr>
              <w:t>Criterion</w:t>
            </w:r>
          </w:p>
        </w:tc>
        <w:tc>
          <w:tcPr>
            <w:cnfStyle w:firstRow="0" w:lastRow="0" w:firstColumn="0" w:lastColumn="0" w:oddVBand="1" w:evenVBand="0" w:oddHBand="0" w:evenHBand="0" w:firstRowFirstColumn="0" w:firstRowLastColumn="0" w:lastRowFirstColumn="0" w:lastRowLastColumn="0"/>
            <w:tcW w:w="85.05pt" w:type="dxa"/>
            <w:shd w:val="clear" w:color="auto" w:fill="2E74B5" w:themeFill="accent1" w:themeFillShade="BF"/>
          </w:tcPr>
          <w:p w14:paraId="55FA4DE3" w14:textId="77777777" w:rsidR="005B1D88" w:rsidRPr="002F5558" w:rsidRDefault="005B1D88" w:rsidP="00B13EE1">
            <w:pPr>
              <w:rPr>
                <w:color w:val="FFFFFF" w:themeColor="background1"/>
                <w:sz w:val="20"/>
                <w:szCs w:val="20"/>
              </w:rPr>
            </w:pPr>
            <w:r w:rsidRPr="002F5558">
              <w:rPr>
                <w:rFonts w:eastAsia="Times New Roman" w:cs="Times New Roman"/>
                <w:b/>
                <w:bCs/>
                <w:color w:val="FFFFFF" w:themeColor="background1"/>
                <w:sz w:val="20"/>
                <w:szCs w:val="20"/>
              </w:rPr>
              <w:t>Inclusion Criteria (IC)</w:t>
            </w:r>
          </w:p>
        </w:tc>
        <w:tc>
          <w:tcPr>
            <w:tcW w:w="91.30pt" w:type="dxa"/>
            <w:shd w:val="clear" w:color="auto" w:fill="2E74B5" w:themeFill="accent1" w:themeFillShade="BF"/>
          </w:tcPr>
          <w:p w14:paraId="7E8AE516" w14:textId="77777777" w:rsidR="005B1D88" w:rsidRPr="002F5558" w:rsidRDefault="005B1D88" w:rsidP="00B13EE1">
            <w:pPr>
              <w:cnfStyle w:firstRow="0" w:lastRow="0" w:firstColumn="0" w:lastColumn="0" w:oddVBand="0" w:evenVBand="0" w:oddHBand="1" w:evenHBand="0" w:firstRowFirstColumn="0" w:firstRowLastColumn="0" w:lastRowFirstColumn="0" w:lastRowLastColumn="0"/>
              <w:rPr>
                <w:color w:val="FFFFFF" w:themeColor="background1"/>
                <w:sz w:val="20"/>
                <w:szCs w:val="20"/>
              </w:rPr>
            </w:pPr>
            <w:r w:rsidRPr="002F5558">
              <w:rPr>
                <w:rFonts w:eastAsia="Times New Roman" w:cs="Times New Roman"/>
                <w:b/>
                <w:bCs/>
                <w:color w:val="FFFFFF" w:themeColor="background1"/>
                <w:sz w:val="20"/>
                <w:szCs w:val="20"/>
              </w:rPr>
              <w:t>Exclusion Criteria (EC)</w:t>
            </w:r>
          </w:p>
        </w:tc>
      </w:tr>
      <w:tr w:rsidR="005B1D88" w:rsidRPr="002F5558" w14:paraId="5E033A05" w14:textId="77777777" w:rsidTr="006C0532">
        <w:trPr>
          <w:cnfStyle w:firstRow="0" w:lastRow="0" w:firstColumn="0" w:lastColumn="0" w:oddVBand="0" w:evenVBand="0" w:oddHBand="0" w:evenHBand="1"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13.95pt" w:type="dxa"/>
            <w:shd w:val="clear" w:color="auto" w:fill="FFFFFF" w:themeFill="background1"/>
          </w:tcPr>
          <w:p w14:paraId="1D9A4B26" w14:textId="77777777" w:rsidR="005B1D88" w:rsidRPr="002F5558" w:rsidRDefault="005B1D88" w:rsidP="00B13EE1">
            <w:pPr>
              <w:rPr>
                <w:sz w:val="20"/>
                <w:szCs w:val="20"/>
              </w:rPr>
            </w:pPr>
            <w:r w:rsidRPr="002F5558">
              <w:rPr>
                <w:rFonts w:eastAsia="Times New Roman" w:cs="Times New Roman"/>
                <w:sz w:val="20"/>
                <w:szCs w:val="20"/>
              </w:rPr>
              <w:t>1</w:t>
            </w:r>
          </w:p>
        </w:tc>
        <w:tc>
          <w:tcPr>
            <w:tcW w:w="56.70pt" w:type="dxa"/>
            <w:shd w:val="clear" w:color="auto" w:fill="FFFFFF" w:themeFill="background1"/>
          </w:tcPr>
          <w:p w14:paraId="4341C52D" w14:textId="77777777" w:rsidR="005B1D88" w:rsidRPr="002F5558" w:rsidRDefault="005B1D88" w:rsidP="00B13EE1">
            <w:pPr>
              <w:cnfStyle w:firstRow="0" w:lastRow="0" w:firstColumn="0" w:lastColumn="0" w:oddVBand="0" w:evenVBand="0" w:oddHBand="0" w:evenHBand="1" w:firstRowFirstColumn="0" w:firstRowLastColumn="0" w:lastRowFirstColumn="0" w:lastRowLastColumn="0"/>
              <w:rPr>
                <w:sz w:val="20"/>
                <w:szCs w:val="20"/>
              </w:rPr>
            </w:pPr>
            <w:r w:rsidRPr="002F5558">
              <w:rPr>
                <w:rFonts w:eastAsia="Times New Roman" w:cs="Times New Roman"/>
                <w:sz w:val="20"/>
                <w:szCs w:val="20"/>
              </w:rPr>
              <w:t>Publication Type</w:t>
            </w:r>
          </w:p>
        </w:tc>
        <w:tc>
          <w:tcPr>
            <w:cnfStyle w:firstRow="0" w:lastRow="0" w:firstColumn="0" w:lastColumn="0" w:oddVBand="1" w:evenVBand="0" w:oddHBand="0" w:evenHBand="0" w:firstRowFirstColumn="0" w:firstRowLastColumn="0" w:lastRowFirstColumn="0" w:lastRowLastColumn="0"/>
            <w:tcW w:w="85.05pt" w:type="dxa"/>
            <w:shd w:val="clear" w:color="auto" w:fill="FFFFFF" w:themeFill="background1"/>
          </w:tcPr>
          <w:p w14:paraId="4D36170E" w14:textId="77777777" w:rsidR="005B1D88" w:rsidRPr="002F5558" w:rsidRDefault="005B1D88" w:rsidP="00B13EE1">
            <w:pPr>
              <w:rPr>
                <w:sz w:val="20"/>
                <w:szCs w:val="20"/>
              </w:rPr>
            </w:pPr>
            <w:r w:rsidRPr="002F5558">
              <w:rPr>
                <w:rFonts w:eastAsia="Times New Roman" w:cs="Times New Roman"/>
                <w:sz w:val="20"/>
                <w:szCs w:val="20"/>
              </w:rPr>
              <w:t>IC1: Peer-reviewed journals or CORE A*/A conference proceedings only</w:t>
            </w:r>
          </w:p>
        </w:tc>
        <w:tc>
          <w:tcPr>
            <w:tcW w:w="91.30pt" w:type="dxa"/>
            <w:shd w:val="clear" w:color="auto" w:fill="FFFFFF" w:themeFill="background1"/>
          </w:tcPr>
          <w:p w14:paraId="2F1F4768" w14:textId="77777777" w:rsidR="005B1D88" w:rsidRPr="002F5558" w:rsidRDefault="005B1D88" w:rsidP="00B13EE1">
            <w:pPr>
              <w:cnfStyle w:firstRow="0" w:lastRow="0" w:firstColumn="0" w:lastColumn="0" w:oddVBand="0" w:evenVBand="0" w:oddHBand="0" w:evenHBand="1" w:firstRowFirstColumn="0" w:firstRowLastColumn="0" w:lastRowFirstColumn="0" w:lastRowLastColumn="0"/>
              <w:rPr>
                <w:sz w:val="20"/>
                <w:szCs w:val="20"/>
              </w:rPr>
            </w:pPr>
            <w:r w:rsidRPr="002F5558">
              <w:rPr>
                <w:rFonts w:eastAsia="Times New Roman" w:cs="Times New Roman"/>
                <w:sz w:val="20"/>
                <w:szCs w:val="20"/>
              </w:rPr>
              <w:t>EC1: Duplicate records across databases — removed after deduplication</w:t>
            </w:r>
          </w:p>
        </w:tc>
      </w:tr>
      <w:tr w:rsidR="005B1D88" w:rsidRPr="002F5558" w14:paraId="3945E6F4" w14:textId="77777777" w:rsidTr="006C0532">
        <w:trPr>
          <w:cnfStyle w:firstRow="0" w:lastRow="0" w:firstColumn="0" w:lastColumn="0" w:oddVBand="0" w:evenVBand="0" w:oddHBand="1" w:evenHBand="0"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13.95pt" w:type="dxa"/>
          </w:tcPr>
          <w:p w14:paraId="3CD5B878" w14:textId="77777777" w:rsidR="005B1D88" w:rsidRPr="002F5558" w:rsidRDefault="005B1D88" w:rsidP="00B13EE1">
            <w:pPr>
              <w:rPr>
                <w:sz w:val="20"/>
                <w:szCs w:val="20"/>
              </w:rPr>
            </w:pPr>
            <w:r w:rsidRPr="002F5558">
              <w:rPr>
                <w:rFonts w:eastAsia="Times New Roman" w:cs="Times New Roman"/>
                <w:sz w:val="20"/>
                <w:szCs w:val="20"/>
              </w:rPr>
              <w:t>2</w:t>
            </w:r>
          </w:p>
        </w:tc>
        <w:tc>
          <w:tcPr>
            <w:tcW w:w="56.70pt" w:type="dxa"/>
          </w:tcPr>
          <w:p w14:paraId="6E12A796" w14:textId="77777777" w:rsidR="005B1D88" w:rsidRPr="002F5558" w:rsidRDefault="005B1D88" w:rsidP="00B13EE1">
            <w:pPr>
              <w:cnfStyle w:firstRow="0" w:lastRow="0" w:firstColumn="0" w:lastColumn="0" w:oddVBand="0" w:evenVBand="0" w:oddHBand="1" w:evenHBand="0" w:firstRowFirstColumn="0" w:firstRowLastColumn="0" w:lastRowFirstColumn="0" w:lastRowLastColumn="0"/>
              <w:rPr>
                <w:sz w:val="20"/>
                <w:szCs w:val="20"/>
              </w:rPr>
            </w:pPr>
            <w:r w:rsidRPr="002F5558">
              <w:rPr>
                <w:rFonts w:eastAsia="Times New Roman" w:cs="Times New Roman"/>
                <w:sz w:val="20"/>
                <w:szCs w:val="20"/>
              </w:rPr>
              <w:t>Topic Relevance</w:t>
            </w:r>
          </w:p>
        </w:tc>
        <w:tc>
          <w:tcPr>
            <w:cnfStyle w:firstRow="0" w:lastRow="0" w:firstColumn="0" w:lastColumn="0" w:oddVBand="1" w:evenVBand="0" w:oddHBand="0" w:evenHBand="0" w:firstRowFirstColumn="0" w:firstRowLastColumn="0" w:lastRowFirstColumn="0" w:lastRowLastColumn="0"/>
            <w:tcW w:w="85.05pt" w:type="dxa"/>
          </w:tcPr>
          <w:p w14:paraId="5CB41715" w14:textId="77777777" w:rsidR="005B1D88" w:rsidRPr="002F5558" w:rsidRDefault="005B1D88" w:rsidP="00B13EE1">
            <w:pPr>
              <w:rPr>
                <w:sz w:val="20"/>
                <w:szCs w:val="20"/>
              </w:rPr>
            </w:pPr>
            <w:r w:rsidRPr="002F5558">
              <w:rPr>
                <w:rFonts w:eastAsia="Times New Roman" w:cs="Times New Roman"/>
                <w:sz w:val="20"/>
                <w:szCs w:val="20"/>
              </w:rPr>
              <w:t>IC2: Directly addresses ransomware detection, malware classification, or volatile memory forensics</w:t>
            </w:r>
          </w:p>
        </w:tc>
        <w:tc>
          <w:tcPr>
            <w:tcW w:w="91.30pt" w:type="dxa"/>
          </w:tcPr>
          <w:p w14:paraId="03E6688F" w14:textId="77777777" w:rsidR="005B1D88" w:rsidRPr="002F5558" w:rsidRDefault="005B1D88" w:rsidP="00B13EE1">
            <w:pPr>
              <w:cnfStyle w:firstRow="0" w:lastRow="0" w:firstColumn="0" w:lastColumn="0" w:oddVBand="0" w:evenVBand="0" w:oddHBand="1" w:evenHBand="0" w:firstRowFirstColumn="0" w:firstRowLastColumn="0" w:lastRowFirstColumn="0" w:lastRowLastColumn="0"/>
              <w:rPr>
                <w:sz w:val="20"/>
                <w:szCs w:val="20"/>
              </w:rPr>
            </w:pPr>
            <w:r w:rsidRPr="002F5558">
              <w:rPr>
                <w:rFonts w:eastAsia="Times New Roman" w:cs="Times New Roman"/>
                <w:sz w:val="20"/>
                <w:szCs w:val="20"/>
              </w:rPr>
              <w:t>EC2: Survey/review papers with no original experimental contribution</w:t>
            </w:r>
          </w:p>
        </w:tc>
      </w:tr>
      <w:tr w:rsidR="005B1D88" w:rsidRPr="002F5558" w14:paraId="3A6B5AE0" w14:textId="77777777" w:rsidTr="006C0532">
        <w:trPr>
          <w:cnfStyle w:firstRow="0" w:lastRow="0" w:firstColumn="0" w:lastColumn="0" w:oddVBand="0" w:evenVBand="0" w:oddHBand="0" w:evenHBand="1"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13.95pt" w:type="dxa"/>
            <w:shd w:val="clear" w:color="auto" w:fill="FFFFFF" w:themeFill="background1"/>
          </w:tcPr>
          <w:p w14:paraId="49B9F089" w14:textId="77777777" w:rsidR="005B1D88" w:rsidRPr="002F5558" w:rsidRDefault="005B1D88" w:rsidP="00B13EE1">
            <w:pPr>
              <w:rPr>
                <w:sz w:val="20"/>
                <w:szCs w:val="20"/>
              </w:rPr>
            </w:pPr>
            <w:r w:rsidRPr="002F5558">
              <w:rPr>
                <w:rFonts w:eastAsia="Times New Roman" w:cs="Times New Roman"/>
                <w:sz w:val="20"/>
                <w:szCs w:val="20"/>
              </w:rPr>
              <w:t>3</w:t>
            </w:r>
          </w:p>
        </w:tc>
        <w:tc>
          <w:tcPr>
            <w:tcW w:w="56.70pt" w:type="dxa"/>
            <w:shd w:val="clear" w:color="auto" w:fill="FFFFFF" w:themeFill="background1"/>
          </w:tcPr>
          <w:p w14:paraId="7D4DA610" w14:textId="77777777" w:rsidR="005B1D88" w:rsidRPr="002F5558" w:rsidRDefault="005B1D88" w:rsidP="00B13EE1">
            <w:pPr>
              <w:cnfStyle w:firstRow="0" w:lastRow="0" w:firstColumn="0" w:lastColumn="0" w:oddVBand="0" w:evenVBand="0" w:oddHBand="0" w:evenHBand="1" w:firstRowFirstColumn="0" w:firstRowLastColumn="0" w:lastRowFirstColumn="0" w:lastRowLastColumn="0"/>
              <w:rPr>
                <w:sz w:val="20"/>
                <w:szCs w:val="20"/>
              </w:rPr>
            </w:pPr>
            <w:r w:rsidRPr="002F5558">
              <w:rPr>
                <w:rFonts w:eastAsia="Times New Roman" w:cs="Times New Roman"/>
                <w:sz w:val="20"/>
                <w:szCs w:val="20"/>
              </w:rPr>
              <w:t>Optimization Method</w:t>
            </w:r>
          </w:p>
        </w:tc>
        <w:tc>
          <w:tcPr>
            <w:cnfStyle w:firstRow="0" w:lastRow="0" w:firstColumn="0" w:lastColumn="0" w:oddVBand="1" w:evenVBand="0" w:oddHBand="0" w:evenHBand="0" w:firstRowFirstColumn="0" w:firstRowLastColumn="0" w:lastRowFirstColumn="0" w:lastRowLastColumn="0"/>
            <w:tcW w:w="85.05pt" w:type="dxa"/>
            <w:shd w:val="clear" w:color="auto" w:fill="FFFFFF" w:themeFill="background1"/>
          </w:tcPr>
          <w:p w14:paraId="26E89C0A" w14:textId="77777777" w:rsidR="005B1D88" w:rsidRPr="002F5558" w:rsidRDefault="005B1D88" w:rsidP="00B13EE1">
            <w:pPr>
              <w:rPr>
                <w:sz w:val="20"/>
                <w:szCs w:val="20"/>
              </w:rPr>
            </w:pPr>
            <w:r w:rsidRPr="002F5558">
              <w:rPr>
                <w:rFonts w:eastAsia="Times New Roman" w:cs="Times New Roman"/>
                <w:sz w:val="20"/>
                <w:szCs w:val="20"/>
              </w:rPr>
              <w:t>IC3: Employs, evaluates, or extends a metaheuristic optimization algorithm, particularly WOA or its variants</w:t>
            </w:r>
          </w:p>
        </w:tc>
        <w:tc>
          <w:tcPr>
            <w:tcW w:w="91.30pt" w:type="dxa"/>
            <w:shd w:val="clear" w:color="auto" w:fill="FFFFFF" w:themeFill="background1"/>
          </w:tcPr>
          <w:p w14:paraId="44B6F896" w14:textId="77777777" w:rsidR="005B1D88" w:rsidRPr="002F5558" w:rsidRDefault="005B1D88" w:rsidP="00B13EE1">
            <w:pPr>
              <w:cnfStyle w:firstRow="0" w:lastRow="0" w:firstColumn="0" w:lastColumn="0" w:oddVBand="0" w:evenVBand="0" w:oddHBand="0" w:evenHBand="1" w:firstRowFirstColumn="0" w:firstRowLastColumn="0" w:lastRowFirstColumn="0" w:lastRowLastColumn="0"/>
              <w:rPr>
                <w:sz w:val="20"/>
                <w:szCs w:val="20"/>
              </w:rPr>
            </w:pPr>
            <w:r w:rsidRPr="002F5558">
              <w:rPr>
                <w:rFonts w:eastAsia="Times New Roman" w:cs="Times New Roman"/>
                <w:sz w:val="20"/>
                <w:szCs w:val="20"/>
              </w:rPr>
              <w:t>EC3: Exclusive focus on non-ransomware malware families where methodology is not transferable</w:t>
            </w:r>
          </w:p>
        </w:tc>
      </w:tr>
      <w:tr w:rsidR="005B1D88" w:rsidRPr="002F5558" w14:paraId="2810C67F" w14:textId="77777777" w:rsidTr="006C0532">
        <w:trPr>
          <w:cnfStyle w:firstRow="0" w:lastRow="0" w:firstColumn="0" w:lastColumn="0" w:oddVBand="0" w:evenVBand="0" w:oddHBand="1" w:evenHBand="0"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13.95pt" w:type="dxa"/>
          </w:tcPr>
          <w:p w14:paraId="438A08AF" w14:textId="77777777" w:rsidR="005B1D88" w:rsidRPr="002F5558" w:rsidRDefault="005B1D88" w:rsidP="00B13EE1">
            <w:pPr>
              <w:rPr>
                <w:sz w:val="20"/>
                <w:szCs w:val="20"/>
              </w:rPr>
            </w:pPr>
            <w:r w:rsidRPr="002F5558">
              <w:rPr>
                <w:rFonts w:eastAsia="Times New Roman" w:cs="Times New Roman"/>
                <w:sz w:val="20"/>
                <w:szCs w:val="20"/>
              </w:rPr>
              <w:t>4</w:t>
            </w:r>
          </w:p>
        </w:tc>
        <w:tc>
          <w:tcPr>
            <w:tcW w:w="56.70pt" w:type="dxa"/>
          </w:tcPr>
          <w:p w14:paraId="217BFC17" w14:textId="77777777" w:rsidR="005B1D88" w:rsidRPr="002F5558" w:rsidRDefault="005B1D88" w:rsidP="00B13EE1">
            <w:pPr>
              <w:cnfStyle w:firstRow="0" w:lastRow="0" w:firstColumn="0" w:lastColumn="0" w:oddVBand="0" w:evenVBand="0" w:oddHBand="1" w:evenHBand="0" w:firstRowFirstColumn="0" w:firstRowLastColumn="0" w:lastRowFirstColumn="0" w:lastRowLastColumn="0"/>
              <w:rPr>
                <w:sz w:val="20"/>
                <w:szCs w:val="20"/>
              </w:rPr>
            </w:pPr>
            <w:r w:rsidRPr="002F5558">
              <w:rPr>
                <w:rFonts w:eastAsia="Times New Roman" w:cs="Times New Roman"/>
                <w:sz w:val="20"/>
                <w:szCs w:val="20"/>
              </w:rPr>
              <w:t>Experimental Rigor</w:t>
            </w:r>
          </w:p>
        </w:tc>
        <w:tc>
          <w:tcPr>
            <w:cnfStyle w:firstRow="0" w:lastRow="0" w:firstColumn="0" w:lastColumn="0" w:oddVBand="1" w:evenVBand="0" w:oddHBand="0" w:evenHBand="0" w:firstRowFirstColumn="0" w:firstRowLastColumn="0" w:lastRowFirstColumn="0" w:lastRowLastColumn="0"/>
            <w:tcW w:w="85.05pt" w:type="dxa"/>
          </w:tcPr>
          <w:p w14:paraId="2C82C204" w14:textId="77777777" w:rsidR="005B1D88" w:rsidRPr="002F5558" w:rsidRDefault="005B1D88" w:rsidP="00B13EE1">
            <w:pPr>
              <w:rPr>
                <w:sz w:val="20"/>
                <w:szCs w:val="20"/>
              </w:rPr>
            </w:pPr>
            <w:r w:rsidRPr="002F5558">
              <w:rPr>
                <w:rFonts w:eastAsia="Times New Roman" w:cs="Times New Roman"/>
                <w:sz w:val="20"/>
                <w:szCs w:val="20"/>
              </w:rPr>
              <w:t>IC4: Quantitative experimental results on at least one recognized benchmark dataset (</w:t>
            </w:r>
            <w:proofErr w:type="spellStart"/>
            <w:r w:rsidRPr="002F5558">
              <w:rPr>
                <w:rFonts w:eastAsia="Times New Roman" w:cs="Times New Roman"/>
                <w:sz w:val="20"/>
                <w:szCs w:val="20"/>
              </w:rPr>
              <w:t>MalwareBazaar</w:t>
            </w:r>
            <w:proofErr w:type="spellEnd"/>
            <w:r w:rsidRPr="002F5558">
              <w:rPr>
                <w:rFonts w:eastAsia="Times New Roman" w:cs="Times New Roman"/>
                <w:sz w:val="20"/>
                <w:szCs w:val="20"/>
              </w:rPr>
              <w:t xml:space="preserve"> execution-derived features, RANSOMW, EMBER, </w:t>
            </w:r>
            <w:proofErr w:type="spellStart"/>
            <w:r w:rsidRPr="002F5558">
              <w:rPr>
                <w:rFonts w:eastAsia="Times New Roman" w:cs="Times New Roman"/>
                <w:sz w:val="20"/>
                <w:szCs w:val="20"/>
              </w:rPr>
              <w:t>VirusShare</w:t>
            </w:r>
            <w:proofErr w:type="spellEnd"/>
            <w:r w:rsidRPr="002F5558">
              <w:rPr>
                <w:rFonts w:eastAsia="Times New Roman" w:cs="Times New Roman"/>
                <w:sz w:val="20"/>
                <w:szCs w:val="20"/>
              </w:rPr>
              <w:t>)</w:t>
            </w:r>
          </w:p>
        </w:tc>
        <w:tc>
          <w:tcPr>
            <w:tcW w:w="91.30pt" w:type="dxa"/>
          </w:tcPr>
          <w:p w14:paraId="2F59EE1E" w14:textId="77777777" w:rsidR="005B1D88" w:rsidRPr="002F5558" w:rsidRDefault="005B1D88" w:rsidP="00B13EE1">
            <w:pPr>
              <w:cnfStyle w:firstRow="0" w:lastRow="0" w:firstColumn="0" w:lastColumn="0" w:oddVBand="0" w:evenVBand="0" w:oddHBand="1" w:evenHBand="0" w:firstRowFirstColumn="0" w:firstRowLastColumn="0" w:lastRowFirstColumn="0" w:lastRowLastColumn="0"/>
              <w:rPr>
                <w:sz w:val="20"/>
                <w:szCs w:val="20"/>
              </w:rPr>
            </w:pPr>
            <w:r w:rsidRPr="002F5558">
              <w:rPr>
                <w:rFonts w:eastAsia="Times New Roman" w:cs="Times New Roman"/>
                <w:sz w:val="20"/>
                <w:szCs w:val="20"/>
              </w:rPr>
              <w:t>EC4: Purely theoretical frameworks lacking empirical evaluation</w:t>
            </w:r>
          </w:p>
        </w:tc>
      </w:tr>
      <w:tr w:rsidR="005B1D88" w:rsidRPr="002F5558" w14:paraId="32436645" w14:textId="77777777" w:rsidTr="006C0532">
        <w:trPr>
          <w:cnfStyle w:firstRow="0" w:lastRow="0" w:firstColumn="0" w:lastColumn="0" w:oddVBand="0" w:evenVBand="0" w:oddHBand="0" w:evenHBand="1"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13.95pt" w:type="dxa"/>
            <w:shd w:val="clear" w:color="auto" w:fill="FFFFFF" w:themeFill="background1"/>
          </w:tcPr>
          <w:p w14:paraId="269BC88F" w14:textId="77777777" w:rsidR="005B1D88" w:rsidRPr="002F5558" w:rsidRDefault="005B1D88" w:rsidP="00B13EE1">
            <w:pPr>
              <w:rPr>
                <w:sz w:val="20"/>
                <w:szCs w:val="20"/>
              </w:rPr>
            </w:pPr>
            <w:r w:rsidRPr="002F5558">
              <w:rPr>
                <w:rFonts w:eastAsia="Times New Roman" w:cs="Times New Roman"/>
                <w:sz w:val="20"/>
                <w:szCs w:val="20"/>
              </w:rPr>
              <w:t>5</w:t>
            </w:r>
          </w:p>
        </w:tc>
        <w:tc>
          <w:tcPr>
            <w:tcW w:w="56.70pt" w:type="dxa"/>
            <w:shd w:val="clear" w:color="auto" w:fill="FFFFFF" w:themeFill="background1"/>
          </w:tcPr>
          <w:p w14:paraId="4169E84C" w14:textId="77777777" w:rsidR="005B1D88" w:rsidRPr="002F5558" w:rsidRDefault="005B1D88" w:rsidP="00B13EE1">
            <w:pPr>
              <w:cnfStyle w:firstRow="0" w:lastRow="0" w:firstColumn="0" w:lastColumn="0" w:oddVBand="0" w:evenVBand="0" w:oddHBand="0" w:evenHBand="1" w:firstRowFirstColumn="0" w:firstRowLastColumn="0" w:lastRowFirstColumn="0" w:lastRowLastColumn="0"/>
              <w:rPr>
                <w:sz w:val="20"/>
                <w:szCs w:val="20"/>
              </w:rPr>
            </w:pPr>
            <w:r w:rsidRPr="002F5558">
              <w:rPr>
                <w:rFonts w:eastAsia="Times New Roman" w:cs="Times New Roman"/>
                <w:sz w:val="20"/>
                <w:szCs w:val="20"/>
              </w:rPr>
              <w:t>Publication Year</w:t>
            </w:r>
          </w:p>
        </w:tc>
        <w:tc>
          <w:tcPr>
            <w:cnfStyle w:firstRow="0" w:lastRow="0" w:firstColumn="0" w:lastColumn="0" w:oddVBand="1" w:evenVBand="0" w:oddHBand="0" w:evenHBand="0" w:firstRowFirstColumn="0" w:firstRowLastColumn="0" w:lastRowFirstColumn="0" w:lastRowLastColumn="0"/>
            <w:tcW w:w="85.05pt" w:type="dxa"/>
            <w:shd w:val="clear" w:color="auto" w:fill="FFFFFF" w:themeFill="background1"/>
          </w:tcPr>
          <w:p w14:paraId="170176FD" w14:textId="77777777" w:rsidR="005B1D88" w:rsidRPr="002F5558" w:rsidRDefault="005B1D88" w:rsidP="00B13EE1">
            <w:pPr>
              <w:rPr>
                <w:sz w:val="20"/>
                <w:szCs w:val="20"/>
              </w:rPr>
            </w:pPr>
            <w:r w:rsidRPr="002F5558">
              <w:rPr>
                <w:rFonts w:eastAsia="Times New Roman" w:cs="Times New Roman"/>
                <w:sz w:val="20"/>
                <w:szCs w:val="20"/>
              </w:rPr>
              <w:t>IC5: Published 2016–2024, aligned with WOA's introduction and double-extortion emergence</w:t>
            </w:r>
          </w:p>
        </w:tc>
        <w:tc>
          <w:tcPr>
            <w:tcW w:w="91.30pt" w:type="dxa"/>
            <w:shd w:val="clear" w:color="auto" w:fill="FFFFFF" w:themeFill="background1"/>
          </w:tcPr>
          <w:p w14:paraId="2E3E9769" w14:textId="77777777" w:rsidR="005B1D88" w:rsidRPr="002F5558" w:rsidRDefault="005B1D88" w:rsidP="00B13EE1">
            <w:pPr>
              <w:cnfStyle w:firstRow="0" w:lastRow="0" w:firstColumn="0" w:lastColumn="0" w:oddVBand="0" w:evenVBand="0" w:oddHBand="0" w:evenHBand="1" w:firstRowFirstColumn="0" w:firstRowLastColumn="0" w:lastRowFirstColumn="0" w:lastRowLastColumn="0"/>
              <w:rPr>
                <w:sz w:val="20"/>
                <w:szCs w:val="20"/>
              </w:rPr>
            </w:pPr>
            <w:r w:rsidRPr="002F5558">
              <w:rPr>
                <w:rFonts w:eastAsia="Times New Roman" w:cs="Times New Roman"/>
                <w:sz w:val="20"/>
                <w:szCs w:val="20"/>
              </w:rPr>
              <w:t>EC5: Non-English publications with no peer-reviewed translation</w:t>
            </w:r>
          </w:p>
        </w:tc>
      </w:tr>
    </w:tbl>
    <w:p w14:paraId="37C85172" w14:textId="77777777" w:rsidR="005B1D88" w:rsidRPr="005B1D88" w:rsidRDefault="005B1D88" w:rsidP="005B1D88">
      <w:pPr>
        <w:shd w:val="clear" w:color="auto" w:fill="FFFFFF"/>
        <w:jc w:val="start"/>
        <w:rPr>
          <w:rFonts w:eastAsia="Times New Roman"/>
          <w:color w:val="000000"/>
          <w:lang w:val="en-IN" w:eastAsia="en-IN"/>
        </w:rPr>
      </w:pPr>
    </w:p>
    <w:p w14:paraId="7453592E" w14:textId="0FC83E15" w:rsidR="00300B67" w:rsidRDefault="00300B67" w:rsidP="00816AEB">
      <w:pPr>
        <w:pStyle w:val="Heading2"/>
        <w:ind w:start="14.40pt"/>
      </w:pPr>
      <w:r w:rsidRPr="002F5558">
        <w:t>PRISMA Flow and Selection Results</w:t>
      </w:r>
    </w:p>
    <w:p w14:paraId="5541AE5A" w14:textId="20947179" w:rsidR="00E30E8D" w:rsidRPr="00E30E8D" w:rsidRDefault="00E30E8D" w:rsidP="005B1D88">
      <w:pPr>
        <w:jc w:val="both"/>
      </w:pPr>
      <w:r w:rsidRPr="00E30E8D">
        <w:t>The systematic database search found 912 records from IEEE Xplore and ACM DL and ScienceDirect and SpringerLink which researchers supplemented with 28 records that they found through citation tracking and grey literature to create a total database of 940 records. The title and abstract screening process started with 676 articles which had remained after 264 duplicate articles had been removed. Two independent reviewers conducted the screening process and subsequently assessed 112 full-text articles for eligibility. The research team used complete text assessment to identify 45 studies which fulfilled all requirements for inclusion in their final research summary [2].</w:t>
      </w:r>
    </w:p>
    <w:p w14:paraId="1A9BCE5C" w14:textId="048A1DFA" w:rsidR="002F5558" w:rsidRPr="002F5558" w:rsidRDefault="00832B61" w:rsidP="002F5558">
      <w:pPr>
        <w:keepNext/>
        <w:spacing w:before="3pt" w:after="3pt" w:line="13.80pt" w:lineRule="auto"/>
        <w:jc w:val="both"/>
      </w:pPr>
      <w:r w:rsidRPr="002F5558">
        <w:rPr>
          <w:noProof/>
        </w:rPr>
        <w:lastRenderedPageBreak/>
        <w:drawing>
          <wp:anchor distT="0" distB="0" distL="114300" distR="114300" simplePos="0" relativeHeight="251661312" behindDoc="0" locked="0" layoutInCell="1" allowOverlap="1" wp14:anchorId="236C1E11" wp14:editId="25E0F685">
            <wp:simplePos x="0" y="0"/>
            <wp:positionH relativeFrom="margin">
              <wp:posOffset>3335746</wp:posOffset>
            </wp:positionH>
            <wp:positionV relativeFrom="paragraph">
              <wp:posOffset>1925502</wp:posOffset>
            </wp:positionV>
            <wp:extent cx="3140075" cy="419100"/>
            <wp:effectExtent l="0" t="0" r="3175" b="0"/>
            <wp:wrapTopAndBottom/>
            <wp:docPr id="153847424" name="Text Box 1"/>
            <wp:cNvGraphicFramePr/>
            <a:graphic xmlns:a="http://purl.oclc.org/ooxml/drawingml/main">
              <a:graphicData uri="http://schemas.microsoft.com/office/word/2010/wordprocessingShape">
                <wp:wsp>
                  <wp:cNvSpPr txBox="1"/>
                  <wp:spPr>
                    <a:xfrm>
                      <a:off x="0" y="0"/>
                      <a:ext cx="3140075" cy="419100"/>
                    </a:xfrm>
                    <a:prstGeom prst="rect">
                      <a:avLst/>
                    </a:prstGeom>
                    <a:solidFill>
                      <a:prstClr val="white"/>
                    </a:solidFill>
                    <a:ln>
                      <a:noFill/>
                    </a:ln>
                  </wp:spPr>
                  <wp:txbx>
                    <wne:txbxContent>
                      <w:p w14:paraId="0313401E" w14:textId="77777777" w:rsidR="005B1D88" w:rsidRPr="00832B61" w:rsidRDefault="005B1D88" w:rsidP="009A25CC">
                        <w:pPr>
                          <w:pStyle w:val="Caption"/>
                          <w:jc w:val="start"/>
                          <w:rPr>
                            <w:b/>
                            <w:bCs/>
                            <w:i w:val="0"/>
                            <w:iCs w:val="0"/>
                            <w:color w:val="auto"/>
                            <w:sz w:val="16"/>
                            <w:szCs w:val="16"/>
                          </w:rPr>
                        </w:pPr>
                        <w:r w:rsidRPr="00832B61">
                          <w:rPr>
                            <w:b/>
                            <w:bCs/>
                            <w:i w:val="0"/>
                            <w:iCs w:val="0"/>
                            <w:color w:val="auto"/>
                            <w:sz w:val="16"/>
                            <w:szCs w:val="16"/>
                          </w:rPr>
                          <w:t>Fig. 2</w:t>
                        </w:r>
                        <w:r w:rsidRPr="00832B61">
                          <w:rPr>
                            <w:i w:val="0"/>
                            <w:iCs w:val="0"/>
                            <w:color w:val="auto"/>
                            <w:sz w:val="16"/>
                            <w:szCs w:val="16"/>
                          </w:rPr>
                          <w:t xml:space="preserve">. </w:t>
                        </w:r>
                        <w:r w:rsidRPr="00832B61">
                          <w:rPr>
                            <w:b/>
                            <w:bCs/>
                            <w:i w:val="0"/>
                            <w:iCs w:val="0"/>
                            <w:color w:val="auto"/>
                            <w:sz w:val="16"/>
                            <w:szCs w:val="16"/>
                          </w:rPr>
                          <w:t xml:space="preserve">Four-stratum hierarchical taxonomy of ransomware detection approaches based on the Whale Optimization Algorithm (WOA) survey (2025). </w:t>
                        </w:r>
                      </w:p>
                      <w:p w14:paraId="104FF7A1" w14:textId="77777777" w:rsidR="00832B61" w:rsidRPr="00832B61" w:rsidRDefault="00832B61" w:rsidP="00832B61"/>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EC6025" w:rsidRPr="0016039A">
        <w:rPr>
          <w:noProof/>
        </w:rPr>
        <w:drawing>
          <wp:anchor distT="0" distB="0" distL="114300" distR="114300" simplePos="0" relativeHeight="251659264" behindDoc="0" locked="0" layoutInCell="1" allowOverlap="1" wp14:anchorId="4B622729" wp14:editId="01AB98CA">
            <wp:simplePos x="0" y="0"/>
            <wp:positionH relativeFrom="margin">
              <wp:posOffset>3258185</wp:posOffset>
            </wp:positionH>
            <wp:positionV relativeFrom="paragraph">
              <wp:posOffset>12065</wp:posOffset>
            </wp:positionV>
            <wp:extent cx="3158490" cy="1905000"/>
            <wp:effectExtent l="0" t="0" r="3810" b="0"/>
            <wp:wrapTopAndBottom/>
            <wp:docPr id="687569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875695" name=""/>
                    <pic:cNvPicPr/>
                  </pic:nvPicPr>
                  <pic:blipFill>
                    <a:blip r:embed="rId16"/>
                    <a:stretch>
                      <a:fillRect/>
                    </a:stretch>
                  </pic:blipFill>
                  <pic:spPr>
                    <a:xfrm>
                      <a:off x="0" y="0"/>
                      <a:ext cx="3158490" cy="1905000"/>
                    </a:xfrm>
                    <a:prstGeom prst="rect">
                      <a:avLst/>
                    </a:prstGeom>
                  </pic:spPr>
                </pic:pic>
              </a:graphicData>
            </a:graphic>
            <wp14:sizeRelH relativeFrom="margin">
              <wp14:pctWidth>0%</wp14:pctWidth>
            </wp14:sizeRelH>
            <wp14:sizeRelV relativeFrom="margin">
              <wp14:pctHeight>0%</wp14:pctHeight>
            </wp14:sizeRelV>
          </wp:anchor>
        </w:drawing>
      </w:r>
      <w:r w:rsidR="005B1D88" w:rsidRPr="002F5558">
        <w:rPr>
          <w:noProof/>
        </w:rPr>
        <w:drawing>
          <wp:inline distT="0" distB="0" distL="0" distR="0" wp14:anchorId="7038832A" wp14:editId="5FB15CA7">
            <wp:extent cx="3131899" cy="3962400"/>
            <wp:effectExtent l="0" t="0" r="0" b="0"/>
            <wp:docPr id="1" name="image1.png"/>
            <wp:cNvGraphicFramePr/>
            <a:graphic xmlns:a="http://purl.oclc.org/ooxml/drawingml/main">
              <a:graphicData uri="http://purl.oclc.org/ooxml/drawingml/picture">
                <pic:pic xmlns:pic="http://purl.oclc.org/ooxml/drawingml/picture">
                  <pic:nvPicPr>
                    <pic:cNvPr id="0" name="image1.png"/>
                    <pic:cNvPicPr preferRelativeResize="0"/>
                  </pic:nvPicPr>
                  <pic:blipFill rotWithShape="1">
                    <a:blip r:embed="rId17"/>
                    <a:srcRect l="2.606%" t="1.46%" r="5.376%" b="12.581%"/>
                    <a:stretch>
                      <a:fillRect/>
                    </a:stretch>
                  </pic:blipFill>
                  <pic:spPr bwMode="auto">
                    <a:xfrm>
                      <a:off x="0" y="0"/>
                      <a:ext cx="3135999" cy="3967587"/>
                    </a:xfrm>
                    <a:prstGeom prst="rect">
                      <a:avLst/>
                    </a:prstGeom>
                    <a:ln>
                      <a:noFill/>
                    </a:ln>
                    <a:extLst>
                      <a:ext uri="{53640926-AAD7-44D8-BBD7-CCE9431645EC}">
                        <a14:shadowObscured xmlns:a14="http://schemas.microsoft.com/office/drawing/2010/main"/>
                      </a:ext>
                    </a:extLst>
                  </pic:spPr>
                </pic:pic>
              </a:graphicData>
            </a:graphic>
          </wp:inline>
        </w:drawing>
      </w:r>
    </w:p>
    <w:p w14:paraId="0B7626C8" w14:textId="0C99016F" w:rsidR="002F5558" w:rsidRPr="00832B61" w:rsidRDefault="002F5558" w:rsidP="002F5558">
      <w:pPr>
        <w:pStyle w:val="Caption"/>
        <w:jc w:val="both"/>
        <w:rPr>
          <w:color w:val="000000" w:themeColor="text1"/>
          <w:sz w:val="16"/>
          <w:szCs w:val="16"/>
        </w:rPr>
      </w:pPr>
      <w:r w:rsidRPr="00832B61">
        <w:rPr>
          <w:b/>
          <w:bCs/>
          <w:i w:val="0"/>
          <w:iCs w:val="0"/>
          <w:color w:val="000000" w:themeColor="text1"/>
          <w:sz w:val="16"/>
          <w:szCs w:val="16"/>
        </w:rPr>
        <w:t>Fig. 1.</w:t>
      </w:r>
      <w:r w:rsidRPr="00832B61">
        <w:rPr>
          <w:i w:val="0"/>
          <w:iCs w:val="0"/>
          <w:color w:val="000000" w:themeColor="text1"/>
          <w:sz w:val="16"/>
          <w:szCs w:val="16"/>
        </w:rPr>
        <w:t xml:space="preserve"> </w:t>
      </w:r>
      <w:r w:rsidRPr="00832B61">
        <w:rPr>
          <w:b/>
          <w:bCs/>
          <w:i w:val="0"/>
          <w:iCs w:val="0"/>
          <w:color w:val="000000" w:themeColor="text1"/>
          <w:sz w:val="16"/>
          <w:szCs w:val="16"/>
        </w:rPr>
        <w:t>PRISMA 2020 flow diagram for the ransomware/WOA systematic literature review.</w:t>
      </w:r>
    </w:p>
    <w:p w14:paraId="00F42781" w14:textId="4E9330BC" w:rsidR="00300B67" w:rsidRPr="002F5558" w:rsidRDefault="00300B67" w:rsidP="00816AEB">
      <w:pPr>
        <w:pStyle w:val="Heading2"/>
        <w:ind w:start="14.40pt"/>
      </w:pPr>
      <w:r w:rsidRPr="002F5558">
        <w:t>Quality Assessment Framework</w:t>
      </w:r>
    </w:p>
    <w:p w14:paraId="319C20C2" w14:textId="47FEFE04" w:rsidR="00300B67" w:rsidRPr="002F5558" w:rsidRDefault="00E30E8D" w:rsidP="002F5558">
      <w:pPr>
        <w:spacing w:before="3pt" w:after="3pt"/>
        <w:jc w:val="both"/>
      </w:pPr>
      <w:r w:rsidRPr="00E30E8D">
        <w:t>The assessment of each chosen research study followed five established quality standards which included (1) testing procedures that enable reproduction of experimental outcomes and (2) complete dataset description which provides clear understanding of the dataset and (3) research methods that enable complete assessment of feature selection results and (4) study results which include all necessary performance metrics and (5) study results which connect to WOA-based detection methods or memory-based detection methods. Studies received scores between 1 and 5 on each dimension with a minimum threshold of 15/25 required for inclusion</w:t>
      </w:r>
      <w:r>
        <w:t xml:space="preserve"> </w:t>
      </w:r>
      <w:hyperlink w:anchor="ref_2">
        <w:r w:rsidR="00300B67" w:rsidRPr="002F5558">
          <w:rPr>
            <w:color w:val="0563C1"/>
            <w:u w:val="single"/>
          </w:rPr>
          <w:t>[2]</w:t>
        </w:r>
      </w:hyperlink>
      <w:r w:rsidR="00300B67" w:rsidRPr="002F5558">
        <w:t xml:space="preserve">, </w:t>
      </w:r>
      <w:hyperlink w:anchor="ref_12">
        <w:r w:rsidR="00300B67" w:rsidRPr="002F5558">
          <w:rPr>
            <w:color w:val="0563C1"/>
            <w:u w:val="single"/>
          </w:rPr>
          <w:t>[12]</w:t>
        </w:r>
      </w:hyperlink>
      <w:r w:rsidR="00300B67" w:rsidRPr="002F5558">
        <w:t>.</w:t>
      </w:r>
    </w:p>
    <w:p w14:paraId="4DA1825A" w14:textId="2742DC1B" w:rsidR="00300B67" w:rsidRPr="002F5558" w:rsidRDefault="00300B67" w:rsidP="00816AEB">
      <w:pPr>
        <w:pStyle w:val="Heading1"/>
        <w:jc w:val="start"/>
      </w:pPr>
      <w:r w:rsidRPr="002F5558">
        <w:t>A FOUR-STRATUM HIERARCHICAL TAXONOMY</w:t>
      </w:r>
    </w:p>
    <w:p w14:paraId="0C381790" w14:textId="0168E921" w:rsidR="002F5558" w:rsidRDefault="00E30E8D" w:rsidP="002F5558">
      <w:pPr>
        <w:spacing w:before="3pt" w:after="3pt"/>
        <w:jc w:val="both"/>
      </w:pPr>
      <w:r w:rsidRPr="00E30E8D">
        <w:t>The 45 selected studies were categorized into four strata based on their primary detection methodology and algorithmic focus. The taxonomy establishes a systematic framework which enables researchers to track the development of ransomware detection methods and their connection to WOA-based optimization techniques. The three methods of evaluation use different types of information because each method requires different sources of evidence starting from static binary artifacts and progressing through dynamic runtime behavior and live memory state to hybrid multi-modal systems which combine multiple evidence streams.</w:t>
      </w:r>
    </w:p>
    <w:p w14:paraId="3566DCA1" w14:textId="5375700E" w:rsidR="002F5558" w:rsidRDefault="002F5558" w:rsidP="002F5558">
      <w:pPr>
        <w:spacing w:before="3pt" w:after="3pt"/>
        <w:jc w:val="both"/>
      </w:pPr>
    </w:p>
    <w:p w14:paraId="00DC5DAF" w14:textId="77777777" w:rsidR="002F5558" w:rsidRDefault="002F5558" w:rsidP="002F5558">
      <w:pPr>
        <w:spacing w:before="3pt" w:after="3pt"/>
        <w:jc w:val="both"/>
      </w:pPr>
    </w:p>
    <w:p w14:paraId="7DD89BDF" w14:textId="77777777" w:rsidR="002F5558" w:rsidRDefault="002F5558" w:rsidP="002F5558">
      <w:pPr>
        <w:spacing w:before="3pt" w:after="3pt"/>
        <w:jc w:val="both"/>
      </w:pPr>
    </w:p>
    <w:p w14:paraId="2F1CBA6A" w14:textId="62A438FA" w:rsidR="002F5558" w:rsidRPr="002F5558" w:rsidRDefault="002F5558" w:rsidP="002F5558">
      <w:pPr>
        <w:spacing w:before="3pt" w:after="3pt"/>
        <w:jc w:val="both"/>
      </w:pPr>
    </w:p>
    <w:p w14:paraId="6B4B845D" w14:textId="6478ACCD" w:rsidR="00300B67" w:rsidRPr="002F5558" w:rsidRDefault="00300B67" w:rsidP="00816AEB">
      <w:pPr>
        <w:pStyle w:val="Heading2"/>
        <w:ind w:start="14.40pt"/>
      </w:pPr>
      <w:r w:rsidRPr="002F5558">
        <w:t>Stratum I: Static Analysis-Based Detection</w:t>
      </w:r>
    </w:p>
    <w:p w14:paraId="4B21DBD2" w14:textId="1D587D7F" w:rsidR="00300B67" w:rsidRPr="005B1D88" w:rsidRDefault="00E30E8D" w:rsidP="005B1D88">
      <w:pPr>
        <w:shd w:val="clear" w:color="auto" w:fill="FFFFFF"/>
        <w:jc w:val="start"/>
        <w:rPr>
          <w:rFonts w:eastAsia="Times New Roman"/>
          <w:color w:val="000000"/>
          <w:lang w:val="en-IN" w:eastAsia="en-IN"/>
        </w:rPr>
      </w:pPr>
      <w:r w:rsidRPr="005B1D88">
        <w:rPr>
          <w:rFonts w:eastAsia="Times New Roman"/>
          <w:color w:val="000000"/>
          <w:lang w:val="en-IN" w:eastAsia="en-IN"/>
        </w:rPr>
        <w:t xml:space="preserve">Static analysis approaches focus on ransomware without </w:t>
      </w:r>
      <w:proofErr w:type="gramStart"/>
      <w:r w:rsidRPr="005B1D88">
        <w:rPr>
          <w:rFonts w:eastAsia="Times New Roman"/>
          <w:color w:val="000000"/>
          <w:lang w:val="en-IN" w:eastAsia="en-IN"/>
        </w:rPr>
        <w:t xml:space="preserve">actually </w:t>
      </w:r>
      <w:proofErr w:type="spellStart"/>
      <w:r w:rsidRPr="005B1D88">
        <w:rPr>
          <w:rFonts w:eastAsia="Times New Roman"/>
          <w:color w:val="000000"/>
          <w:lang w:val="en-IN" w:eastAsia="en-IN"/>
        </w:rPr>
        <w:t>executioning</w:t>
      </w:r>
      <w:proofErr w:type="spellEnd"/>
      <w:proofErr w:type="gramEnd"/>
      <w:r w:rsidRPr="005B1D88">
        <w:rPr>
          <w:rFonts w:eastAsia="Times New Roman"/>
          <w:color w:val="000000"/>
          <w:lang w:val="en-IN" w:eastAsia="en-IN"/>
        </w:rPr>
        <w:t xml:space="preserve"> the sample. They </w:t>
      </w:r>
      <w:proofErr w:type="spellStart"/>
      <w:r w:rsidRPr="005B1D88">
        <w:rPr>
          <w:rFonts w:eastAsia="Times New Roman"/>
          <w:color w:val="000000"/>
          <w:lang w:val="en-IN" w:eastAsia="en-IN"/>
        </w:rPr>
        <w:t>analyze</w:t>
      </w:r>
      <w:proofErr w:type="spellEnd"/>
      <w:r w:rsidRPr="005B1D88">
        <w:rPr>
          <w:rFonts w:eastAsia="Times New Roman"/>
          <w:color w:val="000000"/>
          <w:lang w:val="en-IN" w:eastAsia="en-IN"/>
        </w:rPr>
        <w:t xml:space="preserve"> PE header fields, byte n-grams, opcode sequences, and import address tables as relevant features</w:t>
      </w:r>
      <w:r w:rsidR="005B1D88" w:rsidRPr="005B1D88">
        <w:rPr>
          <w:rFonts w:eastAsia="Times New Roman"/>
          <w:color w:val="000000"/>
          <w:lang w:val="en-IN" w:eastAsia="en-IN"/>
        </w:rPr>
        <w:t xml:space="preserve"> </w:t>
      </w:r>
      <w:hyperlink w:anchor="ref_5">
        <w:r w:rsidR="00300B67" w:rsidRPr="005B1D88">
          <w:rPr>
            <w:color w:val="0563C1"/>
            <w:u w:val="single"/>
          </w:rPr>
          <w:t>[5]</w:t>
        </w:r>
      </w:hyperlink>
      <w:r w:rsidR="00300B67" w:rsidRPr="005B1D88">
        <w:t xml:space="preserve">, </w:t>
      </w:r>
      <w:hyperlink w:anchor="ref_29">
        <w:r w:rsidR="00300B67" w:rsidRPr="005B1D88">
          <w:rPr>
            <w:color w:val="0563C1"/>
            <w:u w:val="single"/>
          </w:rPr>
          <w:t>[29]</w:t>
        </w:r>
      </w:hyperlink>
      <w:r w:rsidR="00300B67" w:rsidRPr="005B1D88">
        <w:t xml:space="preserve">, </w:t>
      </w:r>
      <w:hyperlink w:anchor="ref_30">
        <w:r w:rsidR="00300B67" w:rsidRPr="005B1D88">
          <w:rPr>
            <w:color w:val="0563C1"/>
            <w:u w:val="single"/>
          </w:rPr>
          <w:t>[30]</w:t>
        </w:r>
      </w:hyperlink>
      <w:r w:rsidR="00300B67" w:rsidRPr="005B1D88">
        <w:t xml:space="preserve">. </w:t>
      </w:r>
      <w:r w:rsidRPr="005B1D88">
        <w:t>The application of WOA-based feature selection to static feature spaces which contain over 2000 features in EMBER datasets shows it can achieve significant dimensionality reduction while preserving accuracy.</w:t>
      </w:r>
      <w:hyperlink w:anchor="ref_1">
        <w:r w:rsidR="00300B67" w:rsidRPr="005B1D88">
          <w:rPr>
            <w:color w:val="0563C1"/>
            <w:u w:val="single"/>
          </w:rPr>
          <w:t>[1]</w:t>
        </w:r>
      </w:hyperlink>
      <w:r w:rsidR="00300B67" w:rsidRPr="005B1D88">
        <w:t xml:space="preserve">, </w:t>
      </w:r>
      <w:hyperlink w:anchor="ref_29">
        <w:r w:rsidR="00300B67" w:rsidRPr="005B1D88">
          <w:rPr>
            <w:color w:val="0563C1"/>
            <w:u w:val="single"/>
          </w:rPr>
          <w:t>[29]</w:t>
        </w:r>
      </w:hyperlink>
      <w:r w:rsidR="00300B67" w:rsidRPr="005B1D88">
        <w:t>.</w:t>
      </w:r>
      <w:r w:rsidRPr="005B1D88">
        <w:rPr>
          <w:color w:val="000000"/>
          <w:shd w:val="clear" w:color="auto" w:fill="FFFFFF"/>
        </w:rPr>
        <w:t xml:space="preserve"> </w:t>
      </w:r>
      <w:r w:rsidRPr="005B1D88">
        <w:t>The main restriction exists because the system cannot handle hidden and changing ransomware attacks together with its complete inability to identify fileless ransomware attacks that create no permanent binary files. The system uses static analysis as its first detection method because this approach requires less processing power while delivering effective results in multi-layer security systems</w:t>
      </w:r>
      <w:r w:rsidR="00300B67" w:rsidRPr="005B1D88">
        <w:t>.</w:t>
      </w:r>
    </w:p>
    <w:p w14:paraId="6CFAE0D3" w14:textId="39BDAFB9" w:rsidR="00300B67" w:rsidRPr="002F5558" w:rsidRDefault="00300B67" w:rsidP="00816AEB">
      <w:pPr>
        <w:pStyle w:val="Heading2"/>
        <w:ind w:start="14.40pt"/>
      </w:pPr>
      <w:r w:rsidRPr="002F5558">
        <w:t>Stratum II: Dynamic Analysis-Based Detection</w:t>
      </w:r>
    </w:p>
    <w:p w14:paraId="495FA242" w14:textId="77777777" w:rsidR="00E30E8D" w:rsidRDefault="00E30E8D" w:rsidP="00E30E8D">
      <w:pPr>
        <w:spacing w:before="3pt" w:after="3pt"/>
        <w:jc w:val="both"/>
      </w:pPr>
      <w:r w:rsidRPr="00E30E8D">
        <w:t xml:space="preserve">Dynamic analyses help to supervise runtime performance, with particular attention to API call sequences, system call traces, network traffic patterns, and file system manipulations. </w:t>
      </w:r>
      <w:hyperlink w:anchor="ref_25">
        <w:r w:rsidR="00300B67" w:rsidRPr="002F5558">
          <w:rPr>
            <w:color w:val="0563C1"/>
            <w:u w:val="single"/>
          </w:rPr>
          <w:t>[25]</w:t>
        </w:r>
      </w:hyperlink>
      <w:r w:rsidR="00300B67" w:rsidRPr="002F5558">
        <w:t xml:space="preserve">, </w:t>
      </w:r>
      <w:hyperlink w:anchor="ref_26">
        <w:r w:rsidR="00300B67" w:rsidRPr="002F5558">
          <w:rPr>
            <w:color w:val="0563C1"/>
            <w:u w:val="single"/>
          </w:rPr>
          <w:t>[26]</w:t>
        </w:r>
      </w:hyperlink>
      <w:r w:rsidR="00300B67" w:rsidRPr="002F5558">
        <w:t xml:space="preserve">, </w:t>
      </w:r>
      <w:hyperlink w:anchor="ref_27">
        <w:r w:rsidR="00300B67" w:rsidRPr="002F5558">
          <w:rPr>
            <w:color w:val="0563C1"/>
            <w:u w:val="single"/>
          </w:rPr>
          <w:t>[27]</w:t>
        </w:r>
      </w:hyperlink>
      <w:r w:rsidR="00300B67" w:rsidRPr="002F5558">
        <w:t xml:space="preserve">, </w:t>
      </w:r>
      <w:hyperlink w:anchor="ref_28">
        <w:r w:rsidR="00300B67" w:rsidRPr="002F5558">
          <w:rPr>
            <w:color w:val="0563C1"/>
            <w:u w:val="single"/>
          </w:rPr>
          <w:t>[28]</w:t>
        </w:r>
      </w:hyperlink>
      <w:r w:rsidR="00300B67" w:rsidRPr="002F5558">
        <w:t xml:space="preserve">. </w:t>
      </w:r>
      <w:r w:rsidRPr="00E30E8D">
        <w:t xml:space="preserve">The approaches provide better protection against obfuscation </w:t>
      </w:r>
      <w:proofErr w:type="gramStart"/>
      <w:r w:rsidRPr="00E30E8D">
        <w:t>attacks</w:t>
      </w:r>
      <w:proofErr w:type="gramEnd"/>
      <w:r w:rsidRPr="00E30E8D">
        <w:t xml:space="preserve"> but they create performance burdens. WOA-based behavioral feature selection successfully decreases dynamic feature set dimensions while maintaining their ability to distinguish between different classes</w:t>
      </w:r>
      <w:r>
        <w:t xml:space="preserve"> </w:t>
      </w:r>
      <w:hyperlink w:anchor="ref_10">
        <w:r w:rsidR="00300B67" w:rsidRPr="002F5558">
          <w:rPr>
            <w:color w:val="0563C1"/>
            <w:u w:val="single"/>
          </w:rPr>
          <w:t>[10]</w:t>
        </w:r>
      </w:hyperlink>
      <w:r w:rsidR="00300B67" w:rsidRPr="002F5558">
        <w:t xml:space="preserve">, </w:t>
      </w:r>
      <w:hyperlink w:anchor="ref_15">
        <w:r w:rsidR="00300B67" w:rsidRPr="002F5558">
          <w:rPr>
            <w:color w:val="0563C1"/>
            <w:u w:val="single"/>
          </w:rPr>
          <w:t>[15]</w:t>
        </w:r>
      </w:hyperlink>
      <w:r w:rsidR="00300B67" w:rsidRPr="002F5558">
        <w:t xml:space="preserve">. </w:t>
      </w:r>
      <w:r w:rsidRPr="00E30E8D">
        <w:t xml:space="preserve">The detection of pre-encryption data theft which occurs during double-extortion attacks becomes easier through dynamic analysis because it enables observation of network-based behavioral indicators which include unusual outbound connections and large-volume data transfers before file encryption starts. The security of analysis environments which ransomware samples can recognize has improved </w:t>
      </w:r>
      <w:proofErr w:type="gramStart"/>
      <w:r w:rsidRPr="00E30E8D">
        <w:t>through the use of</w:t>
      </w:r>
      <w:proofErr w:type="gramEnd"/>
      <w:r w:rsidRPr="00E30E8D">
        <w:t xml:space="preserve"> hypervisor-level instrumentation and hardware performance counters by security professionals who want to protect their systems.</w:t>
      </w:r>
    </w:p>
    <w:p w14:paraId="028A0560" w14:textId="2BD838A3" w:rsidR="00300B67" w:rsidRPr="00E30E8D" w:rsidRDefault="00300B67" w:rsidP="00E30E8D">
      <w:pPr>
        <w:spacing w:before="3pt" w:after="3pt"/>
        <w:jc w:val="both"/>
        <w:rPr>
          <w:b/>
          <w:bCs/>
        </w:rPr>
      </w:pPr>
      <w:r w:rsidRPr="00E30E8D">
        <w:rPr>
          <w:b/>
          <w:bCs/>
        </w:rPr>
        <w:t>Stratum III: Memory-Based Detection</w:t>
      </w:r>
    </w:p>
    <w:p w14:paraId="7CF2D6A6" w14:textId="006C6C3A" w:rsidR="00E30E8D" w:rsidRDefault="00E30E8D" w:rsidP="002F5558">
      <w:pPr>
        <w:spacing w:before="3pt" w:after="3pt"/>
        <w:jc w:val="both"/>
        <w:rPr>
          <w:rFonts w:eastAsia="Times New Roman"/>
        </w:rPr>
      </w:pPr>
      <w:r w:rsidRPr="00E30E8D">
        <w:rPr>
          <w:rFonts w:eastAsia="Times New Roman"/>
        </w:rPr>
        <w:t xml:space="preserve">Memory-based approaches use tools like Volatility 3 and </w:t>
      </w:r>
      <w:proofErr w:type="spellStart"/>
      <w:r w:rsidRPr="00E30E8D">
        <w:rPr>
          <w:rFonts w:eastAsia="Times New Roman"/>
        </w:rPr>
        <w:t>Rekall</w:t>
      </w:r>
      <w:proofErr w:type="spellEnd"/>
      <w:r w:rsidRPr="00E30E8D">
        <w:rPr>
          <w:rFonts w:eastAsia="Times New Roman"/>
        </w:rPr>
        <w:t xml:space="preserve"> to examine temporary RAM data for retrieving three types of data which include process injection patterns and VAD anomalies and cryptographic artifact patterns [8], [22], [23]. The execution dataset which originated from </w:t>
      </w:r>
      <w:proofErr w:type="spellStart"/>
      <w:r w:rsidRPr="00E30E8D">
        <w:rPr>
          <w:rFonts w:eastAsia="Times New Roman"/>
        </w:rPr>
        <w:t>MalwareBazaar</w:t>
      </w:r>
      <w:proofErr w:type="spellEnd"/>
      <w:r w:rsidR="0012330A">
        <w:rPr>
          <w:rFonts w:eastAsia="Times New Roman"/>
        </w:rPr>
        <w:t xml:space="preserve"> is the </w:t>
      </w:r>
      <w:r w:rsidRPr="00E30E8D">
        <w:rPr>
          <w:rFonts w:eastAsia="Times New Roman"/>
        </w:rPr>
        <w:t xml:space="preserve">main benchmark for this specific research area [31]. </w:t>
      </w:r>
    </w:p>
    <w:p w14:paraId="6F6824D2" w14:textId="0B59F7E6" w:rsidR="00E30E8D" w:rsidRDefault="00E30E8D" w:rsidP="002F5558">
      <w:pPr>
        <w:spacing w:before="3pt" w:after="3pt"/>
        <w:jc w:val="both"/>
        <w:rPr>
          <w:rFonts w:eastAsia="Times New Roman"/>
        </w:rPr>
      </w:pPr>
      <w:r w:rsidRPr="00E30E8D">
        <w:rPr>
          <w:rFonts w:eastAsia="Times New Roman"/>
        </w:rPr>
        <w:t xml:space="preserve">This stratum is the most critical for detecting fileless ransomware and double-extortion attacks. The detection of </w:t>
      </w:r>
      <w:r w:rsidRPr="00E30E8D">
        <w:rPr>
          <w:rFonts w:eastAsia="Times New Roman"/>
        </w:rPr>
        <w:lastRenderedPageBreak/>
        <w:t xml:space="preserve">fileless ransomware requires RAM analysis because the malware leaves no disk artifacts for detection. The exfiltration window allows researchers to conduct RAM </w:t>
      </w:r>
      <w:proofErr w:type="gramStart"/>
      <w:r w:rsidRPr="00E30E8D">
        <w:rPr>
          <w:rFonts w:eastAsia="Times New Roman"/>
        </w:rPr>
        <w:t>inspection</w:t>
      </w:r>
      <w:proofErr w:type="gramEnd"/>
      <w:r w:rsidRPr="00E30E8D">
        <w:rPr>
          <w:rFonts w:eastAsia="Times New Roman"/>
        </w:rPr>
        <w:t xml:space="preserve"> to identify C2 communication socket artifacts and data staging patterns that occur before encryption in double-extortion scenarios. The transient existence of volatile memory evidence requires fast acquisition systems to maintain forensic integrity because critical artifacts will be lost when a system reboots or a process ends which makes real-time RAM detection systems essential for WOA optimization.</w:t>
      </w:r>
    </w:p>
    <w:p w14:paraId="37A6B238" w14:textId="7A13BC16" w:rsidR="00300B67" w:rsidRDefault="00300B67" w:rsidP="00816AEB">
      <w:pPr>
        <w:pStyle w:val="Heading2"/>
        <w:ind w:start="14.40pt"/>
      </w:pPr>
      <w:r w:rsidRPr="002F5558">
        <w:t>Stratum IV: Hybrid Optimization-Driven Systems</w:t>
      </w:r>
    </w:p>
    <w:p w14:paraId="4622C8C2" w14:textId="2CF2AB8E" w:rsidR="00714BE9" w:rsidRPr="00714BE9" w:rsidRDefault="00714BE9" w:rsidP="005B1D88">
      <w:pPr>
        <w:jc w:val="both"/>
      </w:pPr>
      <w:r w:rsidRPr="00714BE9">
        <w:t xml:space="preserve">Hybrid systems use various detection methods together with optimization techniques while they implement deep learning models that use WOA to optimize their hyperparameters and select their features. The approaches achieve peak accuracy results which range from 98.4% to 99.1% but they need much higher processing power to operate. The </w:t>
      </w:r>
      <w:proofErr w:type="spellStart"/>
      <w:r w:rsidRPr="00714BE9">
        <w:t>MeMalDet</w:t>
      </w:r>
      <w:proofErr w:type="spellEnd"/>
      <w:r w:rsidRPr="00714BE9">
        <w:t xml:space="preserve"> framework and WOA+KELM system show the most advanced hybrid systems which exist at this </w:t>
      </w:r>
      <w:proofErr w:type="gramStart"/>
      <w:r w:rsidRPr="00714BE9">
        <w:t>particular level</w:t>
      </w:r>
      <w:proofErr w:type="gramEnd"/>
      <w:r w:rsidRPr="00714BE9">
        <w:t xml:space="preserve"> of development. The system uses two detection methods W fileless and file-based ransomware detection to provide complete protection against double-extortion attacks because it uses memory forensics and behavioral detection and network detection methods.</w:t>
      </w:r>
    </w:p>
    <w:p w14:paraId="2B5508BF" w14:textId="257B5224" w:rsidR="00300B67" w:rsidRPr="002F5558" w:rsidRDefault="00300B67" w:rsidP="00C410D6">
      <w:pPr>
        <w:pStyle w:val="Heading1"/>
        <w:jc w:val="start"/>
      </w:pPr>
      <w:r w:rsidRPr="002F5558">
        <w:t>COMPARATIVE SYNTHESIS AND PERFORMANCE ANALYSIS</w:t>
      </w:r>
    </w:p>
    <w:p w14:paraId="783D5FB9" w14:textId="5E7A18D3" w:rsidR="00300B67" w:rsidRPr="002F5558" w:rsidRDefault="00300B67" w:rsidP="00816AEB">
      <w:pPr>
        <w:pStyle w:val="Heading2"/>
        <w:ind w:start="14.40pt"/>
      </w:pPr>
      <w:r w:rsidRPr="002F5558">
        <w:t>Comprehensive Comparison Matrix — All 45 Studies (Table II)</w:t>
      </w:r>
    </w:p>
    <w:p w14:paraId="3C975DC9" w14:textId="059D18D5" w:rsidR="00300B67" w:rsidRDefault="00714BE9" w:rsidP="002F5558">
      <w:pPr>
        <w:spacing w:before="3pt" w:after="3pt"/>
        <w:jc w:val="both"/>
        <w:rPr>
          <w:rFonts w:eastAsia="Times New Roman"/>
          <w:sz w:val="18"/>
          <w:szCs w:val="18"/>
        </w:rPr>
        <w:sectPr w:rsidR="00300B67" w:rsidSect="00BB3922">
          <w:headerReference w:type="default" r:id="rId18"/>
          <w:footerReference w:type="default" r:id="rId19"/>
          <w:footerReference w:type="first" r:id="rId20"/>
          <w:type w:val="continuous"/>
          <w:pgSz w:w="595.30pt" w:h="841.90pt" w:code="9"/>
          <w:pgMar w:top="53.85pt" w:right="44.50pt" w:bottom="72pt" w:left="44.50pt" w:header="36pt" w:footer="36pt" w:gutter="0pt"/>
          <w:cols w:num="2" w:space="12.20pt"/>
          <w:docGrid w:linePitch="360"/>
        </w:sectPr>
      </w:pPr>
      <w:r w:rsidRPr="00714BE9">
        <w:rPr>
          <w:rFonts w:eastAsia="Times New Roman"/>
        </w:rPr>
        <w:t xml:space="preserve">Table II presents a comprehensive synthesis of all 45 studies from the surveyed corpus. The document presents each research paper through its used algorithm or method dataset or source type total features and selected features when applicable and classifier or analytical approach and key output or result. The matrix shows that high-performing studies primarily focus on memory-based detection methods and hybrid detection methods which use WOA to analyze behavior-based memory data.  The empirical analysis of ten </w:t>
      </w:r>
      <w:proofErr w:type="spellStart"/>
      <w:r w:rsidRPr="00714BE9">
        <w:rPr>
          <w:rFonts w:eastAsia="Times New Roman"/>
        </w:rPr>
        <w:t>MalwareBazaar</w:t>
      </w:r>
      <w:proofErr w:type="spellEnd"/>
      <w:r w:rsidRPr="00714BE9">
        <w:rPr>
          <w:rFonts w:eastAsia="Times New Roman"/>
        </w:rPr>
        <w:t xml:space="preserve"> families in Section VIII of this paper constitutes an application-driven extension of this synthesis, which establishes real-world execution behavior as the foundation for comparative results.</w:t>
      </w:r>
    </w:p>
    <w:p w14:paraId="0999A4FB" w14:textId="623A4515" w:rsidR="00C410D6" w:rsidRPr="00382D65" w:rsidRDefault="00300B67" w:rsidP="004D349A">
      <w:pPr>
        <w:spacing w:before="6pt" w:after="3pt"/>
        <w:jc w:val="start"/>
        <w:rPr>
          <w:rFonts w:eastAsia="Times New Roman"/>
          <w:b/>
          <w:bCs/>
          <w:smallCaps/>
        </w:rPr>
      </w:pPr>
      <w:r w:rsidRPr="00382D65">
        <w:rPr>
          <w:rFonts w:eastAsia="Times New Roman"/>
          <w:b/>
          <w:bCs/>
          <w:smallCaps/>
        </w:rPr>
        <w:lastRenderedPageBreak/>
        <w:t>TABLE II</w:t>
      </w:r>
    </w:p>
    <w:p w14:paraId="72B57804" w14:textId="01497E10" w:rsidR="004D349A" w:rsidRPr="00382D65" w:rsidRDefault="00382D65" w:rsidP="004D349A">
      <w:pPr>
        <w:jc w:val="start"/>
        <w:rPr>
          <w:b/>
          <w:bCs/>
        </w:rPr>
      </w:pPr>
      <w:r w:rsidRPr="00382D65">
        <w:rPr>
          <w:b/>
          <w:bCs/>
        </w:rPr>
        <w:t>Comprehensive comparative synthesis of 45 papers</w:t>
      </w:r>
    </w:p>
    <w:tbl>
      <w:tblPr>
        <w:tblStyle w:val="LightGrid-Accent1"/>
        <w:tblW w:w="0pt" w:type="dxa"/>
        <w:tblLook w:firstRow="1" w:lastRow="0" w:firstColumn="1" w:lastColumn="0" w:noHBand="0" w:noVBand="1"/>
      </w:tblPr>
      <w:tblGrid>
        <w:gridCol w:w="761"/>
        <w:gridCol w:w="1206"/>
        <w:gridCol w:w="1666"/>
        <w:gridCol w:w="1426"/>
        <w:gridCol w:w="952"/>
        <w:gridCol w:w="1012"/>
        <w:gridCol w:w="1766"/>
        <w:gridCol w:w="1317"/>
      </w:tblGrid>
      <w:tr w:rsidR="008C0B0D" w:rsidRPr="008C0B0D" w14:paraId="5366CF98" w14:textId="77777777" w:rsidTr="00B13EE1">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shd w:val="clear" w:color="auto" w:fill="4472C4"/>
          </w:tcPr>
          <w:p w14:paraId="283D0253" w14:textId="77777777" w:rsidR="008C0B0D" w:rsidRPr="008C0B0D" w:rsidRDefault="008C0B0D" w:rsidP="00B13EE1">
            <w:pPr>
              <w:spacing w:before="6pt" w:after="6pt"/>
              <w:rPr>
                <w:rFonts w:ascii="Times New Roman" w:hAnsi="Times New Roman" w:cs="Times New Roman"/>
                <w:sz w:val="18"/>
                <w:szCs w:val="18"/>
              </w:rPr>
            </w:pPr>
            <w:r w:rsidRPr="008C0B0D">
              <w:rPr>
                <w:rFonts w:ascii="Times New Roman" w:hAnsi="Times New Roman" w:cs="Times New Roman"/>
                <w:color w:val="FFFFFF"/>
                <w:sz w:val="18"/>
                <w:szCs w:val="18"/>
              </w:rPr>
              <w:t>Year</w:t>
            </w:r>
          </w:p>
        </w:tc>
        <w:tc>
          <w:tcPr>
            <w:tcW w:w="54pt" w:type="dxa"/>
            <w:shd w:val="clear" w:color="auto" w:fill="4472C4"/>
          </w:tcPr>
          <w:p w14:paraId="478F057D" w14:textId="77777777" w:rsidR="008C0B0D" w:rsidRPr="008C0B0D" w:rsidRDefault="008C0B0D" w:rsidP="00B13EE1">
            <w:pPr>
              <w:spacing w:before="6pt" w:after="6pt"/>
              <w:cnfStyle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C0B0D">
              <w:rPr>
                <w:rFonts w:ascii="Times New Roman" w:hAnsi="Times New Roman" w:cs="Times New Roman"/>
                <w:color w:val="FFFFFF"/>
                <w:sz w:val="18"/>
                <w:szCs w:val="18"/>
              </w:rPr>
              <w:t>Study</w:t>
            </w:r>
          </w:p>
        </w:tc>
        <w:tc>
          <w:tcPr>
            <w:tcW w:w="54pt" w:type="dxa"/>
            <w:shd w:val="clear" w:color="auto" w:fill="4472C4"/>
          </w:tcPr>
          <w:p w14:paraId="54D2765C" w14:textId="77777777" w:rsidR="008C0B0D" w:rsidRPr="008C0B0D" w:rsidRDefault="008C0B0D" w:rsidP="00B13EE1">
            <w:pPr>
              <w:spacing w:before="6pt" w:after="6pt"/>
              <w:cnfStyle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C0B0D">
              <w:rPr>
                <w:rFonts w:ascii="Times New Roman" w:hAnsi="Times New Roman" w:cs="Times New Roman"/>
                <w:color w:val="FFFFFF"/>
                <w:sz w:val="18"/>
                <w:szCs w:val="18"/>
              </w:rPr>
              <w:t>Algorithm/Method</w:t>
            </w:r>
          </w:p>
        </w:tc>
        <w:tc>
          <w:tcPr>
            <w:tcW w:w="54pt" w:type="dxa"/>
            <w:shd w:val="clear" w:color="auto" w:fill="4472C4"/>
          </w:tcPr>
          <w:p w14:paraId="29137B1E" w14:textId="77777777" w:rsidR="008C0B0D" w:rsidRPr="008C0B0D" w:rsidRDefault="008C0B0D" w:rsidP="00B13EE1">
            <w:pPr>
              <w:spacing w:before="6pt" w:after="6pt"/>
              <w:cnfStyle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C0B0D">
              <w:rPr>
                <w:rFonts w:ascii="Times New Roman" w:hAnsi="Times New Roman" w:cs="Times New Roman"/>
                <w:color w:val="FFFFFF"/>
                <w:sz w:val="18"/>
                <w:szCs w:val="18"/>
              </w:rPr>
              <w:t>Dataset/Source</w:t>
            </w:r>
          </w:p>
        </w:tc>
        <w:tc>
          <w:tcPr>
            <w:tcW w:w="54pt" w:type="dxa"/>
            <w:shd w:val="clear" w:color="auto" w:fill="4472C4"/>
          </w:tcPr>
          <w:p w14:paraId="6B67039D" w14:textId="77777777" w:rsidR="008C0B0D" w:rsidRPr="008C0B0D" w:rsidRDefault="008C0B0D" w:rsidP="00B13EE1">
            <w:pPr>
              <w:spacing w:before="6pt" w:after="6pt"/>
              <w:cnfStyle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C0B0D">
              <w:rPr>
                <w:rFonts w:ascii="Times New Roman" w:hAnsi="Times New Roman" w:cs="Times New Roman"/>
                <w:color w:val="FFFFFF"/>
                <w:sz w:val="18"/>
                <w:szCs w:val="18"/>
              </w:rPr>
              <w:t>Total Features</w:t>
            </w:r>
          </w:p>
        </w:tc>
        <w:tc>
          <w:tcPr>
            <w:tcW w:w="54pt" w:type="dxa"/>
            <w:shd w:val="clear" w:color="auto" w:fill="4472C4"/>
          </w:tcPr>
          <w:p w14:paraId="6A029671" w14:textId="77777777" w:rsidR="008C0B0D" w:rsidRPr="008C0B0D" w:rsidRDefault="008C0B0D" w:rsidP="00B13EE1">
            <w:pPr>
              <w:spacing w:before="6pt" w:after="6pt"/>
              <w:cnfStyle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C0B0D">
              <w:rPr>
                <w:rFonts w:ascii="Times New Roman" w:hAnsi="Times New Roman" w:cs="Times New Roman"/>
                <w:color w:val="FFFFFF"/>
                <w:sz w:val="18"/>
                <w:szCs w:val="18"/>
              </w:rPr>
              <w:t>Selected Features</w:t>
            </w:r>
          </w:p>
        </w:tc>
        <w:tc>
          <w:tcPr>
            <w:tcW w:w="54pt" w:type="dxa"/>
            <w:shd w:val="clear" w:color="auto" w:fill="4472C4"/>
          </w:tcPr>
          <w:p w14:paraId="0052695C" w14:textId="77777777" w:rsidR="008C0B0D" w:rsidRPr="008C0B0D" w:rsidRDefault="008C0B0D" w:rsidP="00B13EE1">
            <w:pPr>
              <w:spacing w:before="6pt" w:after="6pt"/>
              <w:cnfStyle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C0B0D">
              <w:rPr>
                <w:rFonts w:ascii="Times New Roman" w:hAnsi="Times New Roman" w:cs="Times New Roman"/>
                <w:color w:val="FFFFFF"/>
                <w:sz w:val="18"/>
                <w:szCs w:val="18"/>
              </w:rPr>
              <w:t>Classifier/Approach</w:t>
            </w:r>
          </w:p>
        </w:tc>
        <w:tc>
          <w:tcPr>
            <w:tcW w:w="54pt" w:type="dxa"/>
            <w:shd w:val="clear" w:color="auto" w:fill="4472C4"/>
          </w:tcPr>
          <w:p w14:paraId="74A0AF02" w14:textId="77777777" w:rsidR="008C0B0D" w:rsidRPr="008C0B0D" w:rsidRDefault="008C0B0D" w:rsidP="00B13EE1">
            <w:pPr>
              <w:spacing w:before="6pt" w:after="6pt"/>
              <w:cnfStyle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C0B0D">
              <w:rPr>
                <w:rFonts w:ascii="Times New Roman" w:hAnsi="Times New Roman" w:cs="Times New Roman"/>
                <w:color w:val="FFFFFF"/>
                <w:sz w:val="18"/>
                <w:szCs w:val="18"/>
              </w:rPr>
              <w:t>Output/Result</w:t>
            </w:r>
          </w:p>
        </w:tc>
      </w:tr>
      <w:tr w:rsidR="008C0B0D" w:rsidRPr="008C0B0D" w14:paraId="60E61B3A" w14:textId="77777777" w:rsidTr="00B13EE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tcPr>
          <w:p w14:paraId="2A36E9CA"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2026</w:t>
            </w:r>
          </w:p>
        </w:tc>
        <w:tc>
          <w:tcPr>
            <w:tcW w:w="54pt" w:type="dxa"/>
          </w:tcPr>
          <w:p w14:paraId="17B3AF9F"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Sanna [21]</w:t>
            </w:r>
          </w:p>
        </w:tc>
        <w:tc>
          <w:tcPr>
            <w:tcW w:w="54pt" w:type="dxa"/>
          </w:tcPr>
          <w:p w14:paraId="636513F1"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Explainable Memory Forensics</w:t>
            </w:r>
          </w:p>
        </w:tc>
        <w:tc>
          <w:tcPr>
            <w:tcW w:w="54pt" w:type="dxa"/>
          </w:tcPr>
          <w:p w14:paraId="37BAF2B2"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Malware analysis</w:t>
            </w:r>
          </w:p>
        </w:tc>
        <w:tc>
          <w:tcPr>
            <w:tcW w:w="54pt" w:type="dxa"/>
          </w:tcPr>
          <w:p w14:paraId="19FD70F5"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Memory artifacts</w:t>
            </w:r>
          </w:p>
        </w:tc>
        <w:tc>
          <w:tcPr>
            <w:tcW w:w="54pt" w:type="dxa"/>
          </w:tcPr>
          <w:p w14:paraId="2AE315C3"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N/A</w:t>
            </w:r>
          </w:p>
        </w:tc>
        <w:tc>
          <w:tcPr>
            <w:tcW w:w="54pt" w:type="dxa"/>
          </w:tcPr>
          <w:p w14:paraId="64C69A80"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Interpretable ML</w:t>
            </w:r>
          </w:p>
        </w:tc>
        <w:tc>
          <w:tcPr>
            <w:tcW w:w="54pt" w:type="dxa"/>
          </w:tcPr>
          <w:p w14:paraId="32221756"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Forensic interpretability</w:t>
            </w:r>
          </w:p>
        </w:tc>
      </w:tr>
      <w:tr w:rsidR="008C0B0D" w:rsidRPr="008C0B0D" w14:paraId="42DC2B41" w14:textId="77777777" w:rsidTr="008C0B0D">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shd w:val="clear" w:color="auto" w:fill="FFFFFF" w:themeFill="background1"/>
          </w:tcPr>
          <w:p w14:paraId="76AF69DE"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2026</w:t>
            </w:r>
          </w:p>
        </w:tc>
        <w:tc>
          <w:tcPr>
            <w:tcW w:w="54pt" w:type="dxa"/>
            <w:shd w:val="clear" w:color="auto" w:fill="FFFFFF" w:themeFill="background1"/>
          </w:tcPr>
          <w:p w14:paraId="427D55C5"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Nassar [32]</w:t>
            </w:r>
          </w:p>
        </w:tc>
        <w:tc>
          <w:tcPr>
            <w:tcW w:w="54pt" w:type="dxa"/>
            <w:shd w:val="clear" w:color="auto" w:fill="FFFFFF" w:themeFill="background1"/>
          </w:tcPr>
          <w:p w14:paraId="5D50449A"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Memory Analysis</w:t>
            </w:r>
          </w:p>
        </w:tc>
        <w:tc>
          <w:tcPr>
            <w:tcW w:w="54pt" w:type="dxa"/>
            <w:shd w:val="clear" w:color="auto" w:fill="FFFFFF" w:themeFill="background1"/>
          </w:tcPr>
          <w:p w14:paraId="6B64A035"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Process memory</w:t>
            </w:r>
          </w:p>
        </w:tc>
        <w:tc>
          <w:tcPr>
            <w:tcW w:w="54pt" w:type="dxa"/>
            <w:shd w:val="clear" w:color="auto" w:fill="FFFFFF" w:themeFill="background1"/>
          </w:tcPr>
          <w:p w14:paraId="0E631069"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86</w:t>
            </w:r>
          </w:p>
        </w:tc>
        <w:tc>
          <w:tcPr>
            <w:tcW w:w="54pt" w:type="dxa"/>
            <w:shd w:val="clear" w:color="auto" w:fill="FFFFFF" w:themeFill="background1"/>
          </w:tcPr>
          <w:p w14:paraId="09794911"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Optimized</w:t>
            </w:r>
          </w:p>
        </w:tc>
        <w:tc>
          <w:tcPr>
            <w:tcW w:w="54pt" w:type="dxa"/>
            <w:shd w:val="clear" w:color="auto" w:fill="FFFFFF" w:themeFill="background1"/>
          </w:tcPr>
          <w:p w14:paraId="0CF4B824"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Behavioral analysis</w:t>
            </w:r>
          </w:p>
        </w:tc>
        <w:tc>
          <w:tcPr>
            <w:tcW w:w="54pt" w:type="dxa"/>
            <w:shd w:val="clear" w:color="auto" w:fill="FFFFFF" w:themeFill="background1"/>
          </w:tcPr>
          <w:p w14:paraId="234901F0"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Malware detection via RAM</w:t>
            </w:r>
          </w:p>
        </w:tc>
      </w:tr>
      <w:tr w:rsidR="008C0B0D" w:rsidRPr="008C0B0D" w14:paraId="3DC482C8" w14:textId="77777777" w:rsidTr="00B13EE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tcPr>
          <w:p w14:paraId="13743901"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2026</w:t>
            </w:r>
          </w:p>
        </w:tc>
        <w:tc>
          <w:tcPr>
            <w:tcW w:w="54pt" w:type="dxa"/>
          </w:tcPr>
          <w:p w14:paraId="6CBB8D6A"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proofErr w:type="spellStart"/>
            <w:r w:rsidRPr="008C0B0D">
              <w:rPr>
                <w:rFonts w:cs="Times New Roman"/>
                <w:sz w:val="18"/>
                <w:szCs w:val="18"/>
              </w:rPr>
              <w:t>Msad</w:t>
            </w:r>
            <w:proofErr w:type="spellEnd"/>
            <w:r w:rsidRPr="008C0B0D">
              <w:rPr>
                <w:rFonts w:cs="Times New Roman"/>
                <w:sz w:val="18"/>
                <w:szCs w:val="18"/>
              </w:rPr>
              <w:t xml:space="preserve"> [35]</w:t>
            </w:r>
          </w:p>
        </w:tc>
        <w:tc>
          <w:tcPr>
            <w:tcW w:w="54pt" w:type="dxa"/>
          </w:tcPr>
          <w:p w14:paraId="722D023B"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WOA + SVM</w:t>
            </w:r>
          </w:p>
        </w:tc>
        <w:tc>
          <w:tcPr>
            <w:tcW w:w="54pt" w:type="dxa"/>
          </w:tcPr>
          <w:p w14:paraId="43BB92D6"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Cyber threat detection</w:t>
            </w:r>
          </w:p>
        </w:tc>
        <w:tc>
          <w:tcPr>
            <w:tcW w:w="54pt" w:type="dxa"/>
          </w:tcPr>
          <w:p w14:paraId="0DFCE9E5"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Features</w:t>
            </w:r>
          </w:p>
        </w:tc>
        <w:tc>
          <w:tcPr>
            <w:tcW w:w="54pt" w:type="dxa"/>
          </w:tcPr>
          <w:p w14:paraId="3AA5BAFA"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Selected</w:t>
            </w:r>
          </w:p>
        </w:tc>
        <w:tc>
          <w:tcPr>
            <w:tcW w:w="54pt" w:type="dxa"/>
          </w:tcPr>
          <w:p w14:paraId="0302D8EC"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Optimized SVM</w:t>
            </w:r>
          </w:p>
        </w:tc>
        <w:tc>
          <w:tcPr>
            <w:tcW w:w="54pt" w:type="dxa"/>
          </w:tcPr>
          <w:p w14:paraId="1F488FE2"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97.8% accuracy</w:t>
            </w:r>
          </w:p>
        </w:tc>
      </w:tr>
      <w:tr w:rsidR="008C0B0D" w:rsidRPr="008C0B0D" w14:paraId="75F63955" w14:textId="77777777" w:rsidTr="008C0B0D">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shd w:val="clear" w:color="auto" w:fill="FFFFFF" w:themeFill="background1"/>
          </w:tcPr>
          <w:p w14:paraId="36DA0D8C"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2026</w:t>
            </w:r>
          </w:p>
        </w:tc>
        <w:tc>
          <w:tcPr>
            <w:tcW w:w="54pt" w:type="dxa"/>
            <w:shd w:val="clear" w:color="auto" w:fill="FFFFFF" w:themeFill="background1"/>
          </w:tcPr>
          <w:p w14:paraId="664673FF"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Mercado [23]</w:t>
            </w:r>
          </w:p>
        </w:tc>
        <w:tc>
          <w:tcPr>
            <w:tcW w:w="54pt" w:type="dxa"/>
            <w:shd w:val="clear" w:color="auto" w:fill="FFFFFF" w:themeFill="background1"/>
          </w:tcPr>
          <w:p w14:paraId="37DCEA0F"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Memory + Network Behavior</w:t>
            </w:r>
          </w:p>
        </w:tc>
        <w:tc>
          <w:tcPr>
            <w:tcW w:w="54pt" w:type="dxa"/>
            <w:shd w:val="clear" w:color="auto" w:fill="FFFFFF" w:themeFill="background1"/>
          </w:tcPr>
          <w:p w14:paraId="310C14EC"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Extended detection</w:t>
            </w:r>
          </w:p>
        </w:tc>
        <w:tc>
          <w:tcPr>
            <w:tcW w:w="54pt" w:type="dxa"/>
            <w:shd w:val="clear" w:color="auto" w:fill="FFFFFF" w:themeFill="background1"/>
          </w:tcPr>
          <w:p w14:paraId="378B628C"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Multiple</w:t>
            </w:r>
          </w:p>
        </w:tc>
        <w:tc>
          <w:tcPr>
            <w:tcW w:w="54pt" w:type="dxa"/>
            <w:shd w:val="clear" w:color="auto" w:fill="FFFFFF" w:themeFill="background1"/>
          </w:tcPr>
          <w:p w14:paraId="79507344"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Optimized</w:t>
            </w:r>
          </w:p>
        </w:tc>
        <w:tc>
          <w:tcPr>
            <w:tcW w:w="54pt" w:type="dxa"/>
            <w:shd w:val="clear" w:color="auto" w:fill="FFFFFF" w:themeFill="background1"/>
          </w:tcPr>
          <w:p w14:paraId="1E62F2D0"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Hybrid approach</w:t>
            </w:r>
          </w:p>
        </w:tc>
        <w:tc>
          <w:tcPr>
            <w:tcW w:w="54pt" w:type="dxa"/>
            <w:shd w:val="clear" w:color="auto" w:fill="FFFFFF" w:themeFill="background1"/>
          </w:tcPr>
          <w:p w14:paraId="5509D9D2"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Combined detection methods</w:t>
            </w:r>
          </w:p>
        </w:tc>
      </w:tr>
      <w:tr w:rsidR="008C0B0D" w:rsidRPr="008C0B0D" w14:paraId="760B0883" w14:textId="77777777" w:rsidTr="00B13EE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tcPr>
          <w:p w14:paraId="02026F3D"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2025</w:t>
            </w:r>
          </w:p>
        </w:tc>
        <w:tc>
          <w:tcPr>
            <w:tcW w:w="54pt" w:type="dxa"/>
          </w:tcPr>
          <w:p w14:paraId="3272264B"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Tiwari [24]</w:t>
            </w:r>
          </w:p>
        </w:tc>
        <w:tc>
          <w:tcPr>
            <w:tcW w:w="54pt" w:type="dxa"/>
          </w:tcPr>
          <w:p w14:paraId="6033C863"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Memory Forensics Survey</w:t>
            </w:r>
          </w:p>
        </w:tc>
        <w:tc>
          <w:tcPr>
            <w:tcW w:w="54pt" w:type="dxa"/>
          </w:tcPr>
          <w:p w14:paraId="3D9B7733"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Forensic tools &amp; methods</w:t>
            </w:r>
          </w:p>
        </w:tc>
        <w:tc>
          <w:tcPr>
            <w:tcW w:w="54pt" w:type="dxa"/>
          </w:tcPr>
          <w:p w14:paraId="1038B553"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Memory artifacts</w:t>
            </w:r>
          </w:p>
        </w:tc>
        <w:tc>
          <w:tcPr>
            <w:tcW w:w="54pt" w:type="dxa"/>
          </w:tcPr>
          <w:p w14:paraId="6A90E3CD"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N/A</w:t>
            </w:r>
          </w:p>
        </w:tc>
        <w:tc>
          <w:tcPr>
            <w:tcW w:w="54pt" w:type="dxa"/>
          </w:tcPr>
          <w:p w14:paraId="53802795"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Comprehensive framework</w:t>
            </w:r>
          </w:p>
        </w:tc>
        <w:tc>
          <w:tcPr>
            <w:tcW w:w="54pt" w:type="dxa"/>
          </w:tcPr>
          <w:p w14:paraId="767B5F7C"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Research gaps identification</w:t>
            </w:r>
          </w:p>
        </w:tc>
      </w:tr>
      <w:tr w:rsidR="008C0B0D" w:rsidRPr="008C0B0D" w14:paraId="5BCE02CF" w14:textId="77777777" w:rsidTr="008C0B0D">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shd w:val="clear" w:color="auto" w:fill="FFFFFF" w:themeFill="background1"/>
          </w:tcPr>
          <w:p w14:paraId="20527C28" w14:textId="77777777" w:rsidR="008C0B0D" w:rsidRPr="008C0B0D" w:rsidRDefault="008C0B0D" w:rsidP="00B13EE1">
            <w:pPr>
              <w:rPr>
                <w:rFonts w:ascii="Times New Roman" w:hAnsi="Times New Roman" w:cs="Times New Roman"/>
                <w:color w:val="000000" w:themeColor="text1"/>
                <w:sz w:val="18"/>
                <w:szCs w:val="18"/>
              </w:rPr>
            </w:pPr>
            <w:r w:rsidRPr="008C0B0D">
              <w:rPr>
                <w:rFonts w:ascii="Times New Roman" w:hAnsi="Times New Roman" w:cs="Times New Roman"/>
                <w:color w:val="000000" w:themeColor="text1"/>
                <w:sz w:val="18"/>
                <w:szCs w:val="18"/>
              </w:rPr>
              <w:t>2025</w:t>
            </w:r>
          </w:p>
        </w:tc>
        <w:tc>
          <w:tcPr>
            <w:tcW w:w="54pt" w:type="dxa"/>
            <w:shd w:val="clear" w:color="auto" w:fill="FFFFFF" w:themeFill="background1"/>
          </w:tcPr>
          <w:p w14:paraId="1771DA08"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color w:val="000000" w:themeColor="text1"/>
                <w:sz w:val="18"/>
                <w:szCs w:val="18"/>
              </w:rPr>
            </w:pPr>
            <w:r w:rsidRPr="008C0B0D">
              <w:rPr>
                <w:rFonts w:cs="Times New Roman"/>
                <w:color w:val="000000" w:themeColor="text1"/>
                <w:sz w:val="18"/>
                <w:szCs w:val="18"/>
              </w:rPr>
              <w:t>Sudha [38]</w:t>
            </w:r>
          </w:p>
        </w:tc>
        <w:tc>
          <w:tcPr>
            <w:tcW w:w="54pt" w:type="dxa"/>
            <w:shd w:val="clear" w:color="auto" w:fill="FFFFFF" w:themeFill="background1"/>
          </w:tcPr>
          <w:p w14:paraId="05C63409"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color w:val="000000" w:themeColor="text1"/>
                <w:sz w:val="18"/>
                <w:szCs w:val="18"/>
              </w:rPr>
            </w:pPr>
            <w:r w:rsidRPr="008C0B0D">
              <w:rPr>
                <w:rFonts w:cs="Times New Roman"/>
                <w:color w:val="000000" w:themeColor="text1"/>
                <w:sz w:val="18"/>
                <w:szCs w:val="18"/>
              </w:rPr>
              <w:t>Advanced Classification</w:t>
            </w:r>
          </w:p>
        </w:tc>
        <w:tc>
          <w:tcPr>
            <w:tcW w:w="54pt" w:type="dxa"/>
            <w:shd w:val="clear" w:color="auto" w:fill="FFFFFF" w:themeFill="background1"/>
          </w:tcPr>
          <w:p w14:paraId="1FC6E98E"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color w:val="000000" w:themeColor="text1"/>
                <w:sz w:val="18"/>
                <w:szCs w:val="18"/>
              </w:rPr>
            </w:pPr>
            <w:r w:rsidRPr="008C0B0D">
              <w:rPr>
                <w:rFonts w:cs="Times New Roman"/>
                <w:color w:val="000000" w:themeColor="text1"/>
                <w:sz w:val="18"/>
                <w:szCs w:val="18"/>
              </w:rPr>
              <w:t>CIC-IDS 2018</w:t>
            </w:r>
          </w:p>
        </w:tc>
        <w:tc>
          <w:tcPr>
            <w:tcW w:w="54pt" w:type="dxa"/>
            <w:shd w:val="clear" w:color="auto" w:fill="FFFFFF" w:themeFill="background1"/>
          </w:tcPr>
          <w:p w14:paraId="2CFAAD7A"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color w:val="000000" w:themeColor="text1"/>
                <w:sz w:val="18"/>
                <w:szCs w:val="18"/>
              </w:rPr>
            </w:pPr>
            <w:r w:rsidRPr="008C0B0D">
              <w:rPr>
                <w:rFonts w:cs="Times New Roman"/>
                <w:color w:val="000000" w:themeColor="text1"/>
                <w:sz w:val="18"/>
                <w:szCs w:val="18"/>
              </w:rPr>
              <w:t>120</w:t>
            </w:r>
          </w:p>
        </w:tc>
        <w:tc>
          <w:tcPr>
            <w:tcW w:w="54pt" w:type="dxa"/>
            <w:shd w:val="clear" w:color="auto" w:fill="FFFFFF" w:themeFill="background1"/>
          </w:tcPr>
          <w:p w14:paraId="27DDE056"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color w:val="000000" w:themeColor="text1"/>
                <w:sz w:val="18"/>
                <w:szCs w:val="18"/>
              </w:rPr>
            </w:pPr>
            <w:r w:rsidRPr="008C0B0D">
              <w:rPr>
                <w:rFonts w:cs="Times New Roman"/>
                <w:color w:val="000000" w:themeColor="text1"/>
                <w:sz w:val="18"/>
                <w:szCs w:val="18"/>
              </w:rPr>
              <w:t>35</w:t>
            </w:r>
          </w:p>
        </w:tc>
        <w:tc>
          <w:tcPr>
            <w:tcW w:w="54pt" w:type="dxa"/>
            <w:shd w:val="clear" w:color="auto" w:fill="FFFFFF" w:themeFill="background1"/>
          </w:tcPr>
          <w:p w14:paraId="05F413DE"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color w:val="000000" w:themeColor="text1"/>
                <w:sz w:val="18"/>
                <w:szCs w:val="18"/>
              </w:rPr>
            </w:pPr>
            <w:r w:rsidRPr="008C0B0D">
              <w:rPr>
                <w:rFonts w:cs="Times New Roman"/>
                <w:color w:val="000000" w:themeColor="text1"/>
                <w:sz w:val="18"/>
                <w:szCs w:val="18"/>
              </w:rPr>
              <w:t>ML with Genetic Algorithm</w:t>
            </w:r>
          </w:p>
        </w:tc>
        <w:tc>
          <w:tcPr>
            <w:tcW w:w="54pt" w:type="dxa"/>
            <w:shd w:val="clear" w:color="auto" w:fill="FFFFFF" w:themeFill="background1"/>
          </w:tcPr>
          <w:p w14:paraId="7FAAF034"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color w:val="000000" w:themeColor="text1"/>
                <w:sz w:val="18"/>
                <w:szCs w:val="18"/>
              </w:rPr>
            </w:pPr>
            <w:r w:rsidRPr="008C0B0D">
              <w:rPr>
                <w:rFonts w:cs="Times New Roman"/>
                <w:color w:val="000000" w:themeColor="text1"/>
                <w:sz w:val="18"/>
                <w:szCs w:val="18"/>
              </w:rPr>
              <w:t>96.4% accuracy</w:t>
            </w:r>
          </w:p>
        </w:tc>
      </w:tr>
      <w:tr w:rsidR="008C0B0D" w:rsidRPr="008C0B0D" w14:paraId="60F93FF5" w14:textId="77777777" w:rsidTr="00B13EE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tcPr>
          <w:p w14:paraId="094EAC39"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2025</w:t>
            </w:r>
          </w:p>
        </w:tc>
        <w:tc>
          <w:tcPr>
            <w:tcW w:w="54pt" w:type="dxa"/>
          </w:tcPr>
          <w:p w14:paraId="2A31C533"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proofErr w:type="spellStart"/>
            <w:r w:rsidRPr="008C0B0D">
              <w:rPr>
                <w:rFonts w:cs="Times New Roman"/>
                <w:sz w:val="18"/>
                <w:szCs w:val="18"/>
              </w:rPr>
              <w:t>Sihwail</w:t>
            </w:r>
            <w:proofErr w:type="spellEnd"/>
            <w:r w:rsidRPr="008C0B0D">
              <w:rPr>
                <w:rFonts w:cs="Times New Roman"/>
                <w:sz w:val="18"/>
                <w:szCs w:val="18"/>
              </w:rPr>
              <w:t xml:space="preserve"> [33]</w:t>
            </w:r>
          </w:p>
        </w:tc>
        <w:tc>
          <w:tcPr>
            <w:tcW w:w="54pt" w:type="dxa"/>
          </w:tcPr>
          <w:p w14:paraId="5266FBBC"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Memory Analysis Survey</w:t>
            </w:r>
          </w:p>
        </w:tc>
        <w:tc>
          <w:tcPr>
            <w:tcW w:w="54pt" w:type="dxa"/>
          </w:tcPr>
          <w:p w14:paraId="53D43CB4"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Literature (comprehensive)</w:t>
            </w:r>
          </w:p>
        </w:tc>
        <w:tc>
          <w:tcPr>
            <w:tcW w:w="54pt" w:type="dxa"/>
          </w:tcPr>
          <w:p w14:paraId="1029A454"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Memory forensics</w:t>
            </w:r>
          </w:p>
        </w:tc>
        <w:tc>
          <w:tcPr>
            <w:tcW w:w="54pt" w:type="dxa"/>
          </w:tcPr>
          <w:p w14:paraId="2891E350"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N/A</w:t>
            </w:r>
          </w:p>
        </w:tc>
        <w:tc>
          <w:tcPr>
            <w:tcW w:w="54pt" w:type="dxa"/>
          </w:tcPr>
          <w:p w14:paraId="7FCA41C2"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OSCAR methodology</w:t>
            </w:r>
          </w:p>
        </w:tc>
        <w:tc>
          <w:tcPr>
            <w:tcW w:w="54pt" w:type="dxa"/>
          </w:tcPr>
          <w:p w14:paraId="0D49BD8B"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State-of-the-art synthesis</w:t>
            </w:r>
          </w:p>
        </w:tc>
      </w:tr>
      <w:tr w:rsidR="008C0B0D" w:rsidRPr="008C0B0D" w14:paraId="0E95D0EE" w14:textId="77777777" w:rsidTr="008C0B0D">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shd w:val="clear" w:color="auto" w:fill="FFFFFF" w:themeFill="background1"/>
          </w:tcPr>
          <w:p w14:paraId="55177843"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2025</w:t>
            </w:r>
          </w:p>
        </w:tc>
        <w:tc>
          <w:tcPr>
            <w:tcW w:w="54pt" w:type="dxa"/>
            <w:shd w:val="clear" w:color="auto" w:fill="FFFFFF" w:themeFill="background1"/>
          </w:tcPr>
          <w:p w14:paraId="006D8F84"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Salah [10]</w:t>
            </w:r>
          </w:p>
        </w:tc>
        <w:tc>
          <w:tcPr>
            <w:tcW w:w="54pt" w:type="dxa"/>
            <w:shd w:val="clear" w:color="auto" w:fill="FFFFFF" w:themeFill="background1"/>
          </w:tcPr>
          <w:p w14:paraId="06276105"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Bio-Inspired Hybrid Framework</w:t>
            </w:r>
          </w:p>
        </w:tc>
        <w:tc>
          <w:tcPr>
            <w:tcW w:w="54pt" w:type="dxa"/>
            <w:shd w:val="clear" w:color="auto" w:fill="FFFFFF" w:themeFill="background1"/>
          </w:tcPr>
          <w:p w14:paraId="2FC1BAC9"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Real-world samples</w:t>
            </w:r>
          </w:p>
        </w:tc>
        <w:tc>
          <w:tcPr>
            <w:tcW w:w="54pt" w:type="dxa"/>
            <w:shd w:val="clear" w:color="auto" w:fill="FFFFFF" w:themeFill="background1"/>
          </w:tcPr>
          <w:p w14:paraId="3627784F"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Multiple</w:t>
            </w:r>
          </w:p>
        </w:tc>
        <w:tc>
          <w:tcPr>
            <w:tcW w:w="54pt" w:type="dxa"/>
            <w:shd w:val="clear" w:color="auto" w:fill="FFFFFF" w:themeFill="background1"/>
          </w:tcPr>
          <w:p w14:paraId="233F4D99"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Optimized</w:t>
            </w:r>
          </w:p>
        </w:tc>
        <w:tc>
          <w:tcPr>
            <w:tcW w:w="54pt" w:type="dxa"/>
            <w:shd w:val="clear" w:color="auto" w:fill="FFFFFF" w:themeFill="background1"/>
          </w:tcPr>
          <w:p w14:paraId="4E90AF1D"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Hybrid system</w:t>
            </w:r>
          </w:p>
        </w:tc>
        <w:tc>
          <w:tcPr>
            <w:tcW w:w="54pt" w:type="dxa"/>
            <w:shd w:val="clear" w:color="auto" w:fill="FFFFFF" w:themeFill="background1"/>
          </w:tcPr>
          <w:p w14:paraId="1F9ABEC8"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98.2% accuracy</w:t>
            </w:r>
          </w:p>
        </w:tc>
      </w:tr>
      <w:tr w:rsidR="008C0B0D" w:rsidRPr="008C0B0D" w14:paraId="171E16E0" w14:textId="77777777" w:rsidTr="00B13EE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tcPr>
          <w:p w14:paraId="247CFEDF"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2025</w:t>
            </w:r>
          </w:p>
        </w:tc>
        <w:tc>
          <w:tcPr>
            <w:tcW w:w="54pt" w:type="dxa"/>
          </w:tcPr>
          <w:p w14:paraId="6A4A84A1"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proofErr w:type="spellStart"/>
            <w:r w:rsidRPr="008C0B0D">
              <w:rPr>
                <w:rFonts w:cs="Times New Roman"/>
                <w:sz w:val="18"/>
                <w:szCs w:val="18"/>
              </w:rPr>
              <w:t>Meenalochini</w:t>
            </w:r>
            <w:proofErr w:type="spellEnd"/>
            <w:r w:rsidRPr="008C0B0D">
              <w:rPr>
                <w:rFonts w:cs="Times New Roman"/>
                <w:sz w:val="18"/>
                <w:szCs w:val="18"/>
              </w:rPr>
              <w:t xml:space="preserve"> [41]</w:t>
            </w:r>
          </w:p>
        </w:tc>
        <w:tc>
          <w:tcPr>
            <w:tcW w:w="54pt" w:type="dxa"/>
          </w:tcPr>
          <w:p w14:paraId="47CF099A"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Bio-Inspired Algorithms</w:t>
            </w:r>
          </w:p>
        </w:tc>
        <w:tc>
          <w:tcPr>
            <w:tcW w:w="54pt" w:type="dxa"/>
          </w:tcPr>
          <w:p w14:paraId="6CB02F1C"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Optimization tasks</w:t>
            </w:r>
          </w:p>
        </w:tc>
        <w:tc>
          <w:tcPr>
            <w:tcW w:w="54pt" w:type="dxa"/>
          </w:tcPr>
          <w:p w14:paraId="3E0C4107"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General</w:t>
            </w:r>
          </w:p>
        </w:tc>
        <w:tc>
          <w:tcPr>
            <w:tcW w:w="54pt" w:type="dxa"/>
          </w:tcPr>
          <w:p w14:paraId="77278D1F"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N/A</w:t>
            </w:r>
          </w:p>
        </w:tc>
        <w:tc>
          <w:tcPr>
            <w:tcW w:w="54pt" w:type="dxa"/>
          </w:tcPr>
          <w:p w14:paraId="435DC776"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Swarm intelligence survey</w:t>
            </w:r>
          </w:p>
        </w:tc>
        <w:tc>
          <w:tcPr>
            <w:tcW w:w="54pt" w:type="dxa"/>
          </w:tcPr>
          <w:p w14:paraId="7FB9D49A"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Collective behavior algorithms</w:t>
            </w:r>
          </w:p>
        </w:tc>
      </w:tr>
      <w:tr w:rsidR="008C0B0D" w:rsidRPr="008C0B0D" w14:paraId="3793670E" w14:textId="77777777" w:rsidTr="008C0B0D">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shd w:val="clear" w:color="auto" w:fill="FFFFFF" w:themeFill="background1"/>
          </w:tcPr>
          <w:p w14:paraId="78605DD2"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2025</w:t>
            </w:r>
          </w:p>
        </w:tc>
        <w:tc>
          <w:tcPr>
            <w:tcW w:w="54pt" w:type="dxa"/>
            <w:shd w:val="clear" w:color="auto" w:fill="FFFFFF" w:themeFill="background1"/>
          </w:tcPr>
          <w:p w14:paraId="23FC4850"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Mammadov [44]</w:t>
            </w:r>
          </w:p>
        </w:tc>
        <w:tc>
          <w:tcPr>
            <w:tcW w:w="54pt" w:type="dxa"/>
            <w:shd w:val="clear" w:color="auto" w:fill="FFFFFF" w:themeFill="background1"/>
          </w:tcPr>
          <w:p w14:paraId="206EE4D4"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Mathematical Framework</w:t>
            </w:r>
          </w:p>
        </w:tc>
        <w:tc>
          <w:tcPr>
            <w:tcW w:w="54pt" w:type="dxa"/>
            <w:shd w:val="clear" w:color="auto" w:fill="FFFFFF" w:themeFill="background1"/>
          </w:tcPr>
          <w:p w14:paraId="594D6298"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AI-based defense</w:t>
            </w:r>
          </w:p>
        </w:tc>
        <w:tc>
          <w:tcPr>
            <w:tcW w:w="54pt" w:type="dxa"/>
            <w:shd w:val="clear" w:color="auto" w:fill="FFFFFF" w:themeFill="background1"/>
          </w:tcPr>
          <w:p w14:paraId="08CC494C"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N/A</w:t>
            </w:r>
          </w:p>
        </w:tc>
        <w:tc>
          <w:tcPr>
            <w:tcW w:w="54pt" w:type="dxa"/>
            <w:shd w:val="clear" w:color="auto" w:fill="FFFFFF" w:themeFill="background1"/>
          </w:tcPr>
          <w:p w14:paraId="2024A78D"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N/A</w:t>
            </w:r>
          </w:p>
        </w:tc>
        <w:tc>
          <w:tcPr>
            <w:tcW w:w="54pt" w:type="dxa"/>
            <w:shd w:val="clear" w:color="auto" w:fill="FFFFFF" w:themeFill="background1"/>
          </w:tcPr>
          <w:p w14:paraId="393C95E1"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Theoretical analysis</w:t>
            </w:r>
          </w:p>
        </w:tc>
        <w:tc>
          <w:tcPr>
            <w:tcW w:w="54pt" w:type="dxa"/>
            <w:shd w:val="clear" w:color="auto" w:fill="FFFFFF" w:themeFill="background1"/>
          </w:tcPr>
          <w:p w14:paraId="644EA16B"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Optimization of cybersecurity systems</w:t>
            </w:r>
          </w:p>
        </w:tc>
      </w:tr>
      <w:tr w:rsidR="008C0B0D" w:rsidRPr="008C0B0D" w14:paraId="082AECF3" w14:textId="77777777" w:rsidTr="00B13EE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tcPr>
          <w:p w14:paraId="2CE54E1E"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2025</w:t>
            </w:r>
          </w:p>
        </w:tc>
        <w:tc>
          <w:tcPr>
            <w:tcW w:w="54pt" w:type="dxa"/>
          </w:tcPr>
          <w:p w14:paraId="73F29A0E"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Lin [11]</w:t>
            </w:r>
          </w:p>
        </w:tc>
        <w:tc>
          <w:tcPr>
            <w:tcW w:w="54pt" w:type="dxa"/>
          </w:tcPr>
          <w:p w14:paraId="3D0CFE07"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Enhanced Adaptive WOA</w:t>
            </w:r>
          </w:p>
        </w:tc>
        <w:tc>
          <w:tcPr>
            <w:tcW w:w="54pt" w:type="dxa"/>
          </w:tcPr>
          <w:p w14:paraId="367A1E99"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Benchmark datasets</w:t>
            </w:r>
          </w:p>
        </w:tc>
        <w:tc>
          <w:tcPr>
            <w:tcW w:w="54pt" w:type="dxa"/>
          </w:tcPr>
          <w:p w14:paraId="05F49513"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30+</w:t>
            </w:r>
          </w:p>
        </w:tc>
        <w:tc>
          <w:tcPr>
            <w:tcW w:w="54pt" w:type="dxa"/>
          </w:tcPr>
          <w:p w14:paraId="1307A3F1"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12+</w:t>
            </w:r>
          </w:p>
        </w:tc>
        <w:tc>
          <w:tcPr>
            <w:tcW w:w="54pt" w:type="dxa"/>
          </w:tcPr>
          <w:p w14:paraId="27290435"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KELM classifier</w:t>
            </w:r>
          </w:p>
        </w:tc>
        <w:tc>
          <w:tcPr>
            <w:tcW w:w="54pt" w:type="dxa"/>
          </w:tcPr>
          <w:p w14:paraId="6B932CCF"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98.6% accuracy</w:t>
            </w:r>
          </w:p>
        </w:tc>
      </w:tr>
      <w:tr w:rsidR="008C0B0D" w:rsidRPr="008C0B0D" w14:paraId="7828643B" w14:textId="77777777" w:rsidTr="00DF02D3">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shd w:val="clear" w:color="auto" w:fill="FFFFFF" w:themeFill="background1"/>
          </w:tcPr>
          <w:p w14:paraId="71D0E18B"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2025</w:t>
            </w:r>
          </w:p>
        </w:tc>
        <w:tc>
          <w:tcPr>
            <w:tcW w:w="54pt" w:type="dxa"/>
            <w:shd w:val="clear" w:color="auto" w:fill="FFFFFF" w:themeFill="background1"/>
          </w:tcPr>
          <w:p w14:paraId="75698555"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Authors [45]</w:t>
            </w:r>
          </w:p>
        </w:tc>
        <w:tc>
          <w:tcPr>
            <w:tcW w:w="54pt" w:type="dxa"/>
            <w:shd w:val="clear" w:color="auto" w:fill="FFFFFF" w:themeFill="background1"/>
          </w:tcPr>
          <w:p w14:paraId="6C2D072F"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Enhanced ML Techniques</w:t>
            </w:r>
          </w:p>
        </w:tc>
        <w:tc>
          <w:tcPr>
            <w:tcW w:w="54pt" w:type="dxa"/>
            <w:shd w:val="clear" w:color="auto" w:fill="FFFFFF" w:themeFill="background1"/>
          </w:tcPr>
          <w:p w14:paraId="16799947"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Memory dumps</w:t>
            </w:r>
          </w:p>
        </w:tc>
        <w:tc>
          <w:tcPr>
            <w:tcW w:w="54pt" w:type="dxa"/>
            <w:shd w:val="clear" w:color="auto" w:fill="FFFFFF" w:themeFill="background1"/>
          </w:tcPr>
          <w:p w14:paraId="51F9EE5E"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Multiple</w:t>
            </w:r>
          </w:p>
        </w:tc>
        <w:tc>
          <w:tcPr>
            <w:tcW w:w="54pt" w:type="dxa"/>
            <w:shd w:val="clear" w:color="auto" w:fill="FFFFFF" w:themeFill="background1"/>
          </w:tcPr>
          <w:p w14:paraId="7C3A611D"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Optimized</w:t>
            </w:r>
          </w:p>
        </w:tc>
        <w:tc>
          <w:tcPr>
            <w:tcW w:w="54pt" w:type="dxa"/>
            <w:shd w:val="clear" w:color="auto" w:fill="FFFFFF" w:themeFill="background1"/>
          </w:tcPr>
          <w:p w14:paraId="66AC94FC"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ML algorithms</w:t>
            </w:r>
          </w:p>
        </w:tc>
        <w:tc>
          <w:tcPr>
            <w:tcW w:w="54pt" w:type="dxa"/>
            <w:shd w:val="clear" w:color="auto" w:fill="FFFFFF" w:themeFill="background1"/>
          </w:tcPr>
          <w:p w14:paraId="05DC86B4"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97.6% accuracy</w:t>
            </w:r>
          </w:p>
        </w:tc>
      </w:tr>
      <w:tr w:rsidR="008C0B0D" w:rsidRPr="008C0B0D" w14:paraId="29FF8D3D" w14:textId="77777777" w:rsidTr="00B13EE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tcPr>
          <w:p w14:paraId="409A1828"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2025</w:t>
            </w:r>
          </w:p>
        </w:tc>
        <w:tc>
          <w:tcPr>
            <w:tcW w:w="54pt" w:type="dxa"/>
          </w:tcPr>
          <w:p w14:paraId="729D7F95"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Alzahrani [2]</w:t>
            </w:r>
          </w:p>
        </w:tc>
        <w:tc>
          <w:tcPr>
            <w:tcW w:w="54pt" w:type="dxa"/>
          </w:tcPr>
          <w:p w14:paraId="1F347B28"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ML Survey</w:t>
            </w:r>
          </w:p>
        </w:tc>
        <w:tc>
          <w:tcPr>
            <w:tcW w:w="54pt" w:type="dxa"/>
          </w:tcPr>
          <w:p w14:paraId="3B65631B"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Literature (multi-domain)</w:t>
            </w:r>
          </w:p>
        </w:tc>
        <w:tc>
          <w:tcPr>
            <w:tcW w:w="54pt" w:type="dxa"/>
          </w:tcPr>
          <w:p w14:paraId="3B97D7C7"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N/A</w:t>
            </w:r>
          </w:p>
        </w:tc>
        <w:tc>
          <w:tcPr>
            <w:tcW w:w="54pt" w:type="dxa"/>
          </w:tcPr>
          <w:p w14:paraId="4B3DC662"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N/A</w:t>
            </w:r>
          </w:p>
        </w:tc>
        <w:tc>
          <w:tcPr>
            <w:tcW w:w="54pt" w:type="dxa"/>
          </w:tcPr>
          <w:p w14:paraId="1BF07652"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Comparative analysis</w:t>
            </w:r>
          </w:p>
        </w:tc>
        <w:tc>
          <w:tcPr>
            <w:tcW w:w="54pt" w:type="dxa"/>
          </w:tcPr>
          <w:p w14:paraId="72F7DDA9"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Ransomware detection methods overview</w:t>
            </w:r>
          </w:p>
        </w:tc>
      </w:tr>
      <w:tr w:rsidR="008C0B0D" w:rsidRPr="008C0B0D" w14:paraId="2CF2B185" w14:textId="77777777" w:rsidTr="00DF02D3">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shd w:val="clear" w:color="auto" w:fill="FFFFFF" w:themeFill="background1"/>
          </w:tcPr>
          <w:p w14:paraId="4BDA25EA"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2025</w:t>
            </w:r>
          </w:p>
        </w:tc>
        <w:tc>
          <w:tcPr>
            <w:tcW w:w="54pt" w:type="dxa"/>
            <w:shd w:val="clear" w:color="auto" w:fill="FFFFFF" w:themeFill="background1"/>
          </w:tcPr>
          <w:p w14:paraId="0AED6A29"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 xml:space="preserve">Al </w:t>
            </w:r>
            <w:proofErr w:type="spellStart"/>
            <w:r w:rsidRPr="008C0B0D">
              <w:rPr>
                <w:rFonts w:cs="Times New Roman"/>
                <w:sz w:val="18"/>
                <w:szCs w:val="18"/>
              </w:rPr>
              <w:t>Ghamri</w:t>
            </w:r>
            <w:proofErr w:type="spellEnd"/>
            <w:r w:rsidRPr="008C0B0D">
              <w:rPr>
                <w:rFonts w:cs="Times New Roman"/>
                <w:sz w:val="18"/>
                <w:szCs w:val="18"/>
              </w:rPr>
              <w:t xml:space="preserve"> [1]</w:t>
            </w:r>
          </w:p>
        </w:tc>
        <w:tc>
          <w:tcPr>
            <w:tcW w:w="54pt" w:type="dxa"/>
            <w:shd w:val="clear" w:color="auto" w:fill="FFFFFF" w:themeFill="background1"/>
          </w:tcPr>
          <w:p w14:paraId="510E6CCD"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WOA</w:t>
            </w:r>
          </w:p>
        </w:tc>
        <w:tc>
          <w:tcPr>
            <w:tcW w:w="54pt" w:type="dxa"/>
            <w:shd w:val="clear" w:color="auto" w:fill="FFFFFF" w:themeFill="background1"/>
          </w:tcPr>
          <w:p w14:paraId="3170E05F"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RANSOMW</w:t>
            </w:r>
          </w:p>
        </w:tc>
        <w:tc>
          <w:tcPr>
            <w:tcW w:w="54pt" w:type="dxa"/>
            <w:shd w:val="clear" w:color="auto" w:fill="FFFFFF" w:themeFill="background1"/>
          </w:tcPr>
          <w:p w14:paraId="525C6591"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134</w:t>
            </w:r>
          </w:p>
        </w:tc>
        <w:tc>
          <w:tcPr>
            <w:tcW w:w="54pt" w:type="dxa"/>
            <w:shd w:val="clear" w:color="auto" w:fill="FFFFFF" w:themeFill="background1"/>
          </w:tcPr>
          <w:p w14:paraId="3DB14956"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41</w:t>
            </w:r>
          </w:p>
        </w:tc>
        <w:tc>
          <w:tcPr>
            <w:tcW w:w="54pt" w:type="dxa"/>
            <w:shd w:val="clear" w:color="auto" w:fill="FFFFFF" w:themeFill="background1"/>
          </w:tcPr>
          <w:p w14:paraId="55574407"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SVM</w:t>
            </w:r>
          </w:p>
        </w:tc>
        <w:tc>
          <w:tcPr>
            <w:tcW w:w="54pt" w:type="dxa"/>
            <w:shd w:val="clear" w:color="auto" w:fill="FFFFFF" w:themeFill="background1"/>
          </w:tcPr>
          <w:p w14:paraId="0FD9ADF1"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97.2% accuracy</w:t>
            </w:r>
          </w:p>
        </w:tc>
      </w:tr>
      <w:tr w:rsidR="008C0B0D" w:rsidRPr="008C0B0D" w14:paraId="185971FF" w14:textId="77777777" w:rsidTr="00B13EE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tcPr>
          <w:p w14:paraId="75911347"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2025</w:t>
            </w:r>
          </w:p>
        </w:tc>
        <w:tc>
          <w:tcPr>
            <w:tcW w:w="54pt" w:type="dxa"/>
          </w:tcPr>
          <w:p w14:paraId="599D946F"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proofErr w:type="spellStart"/>
            <w:r w:rsidRPr="008C0B0D">
              <w:rPr>
                <w:rFonts w:cs="Times New Roman"/>
                <w:sz w:val="18"/>
                <w:szCs w:val="18"/>
              </w:rPr>
              <w:t>Abualhaj</w:t>
            </w:r>
            <w:proofErr w:type="spellEnd"/>
            <w:r w:rsidRPr="008C0B0D">
              <w:rPr>
                <w:rFonts w:cs="Times New Roman"/>
                <w:sz w:val="18"/>
                <w:szCs w:val="18"/>
              </w:rPr>
              <w:t xml:space="preserve"> [43]</w:t>
            </w:r>
          </w:p>
        </w:tc>
        <w:tc>
          <w:tcPr>
            <w:tcW w:w="54pt" w:type="dxa"/>
          </w:tcPr>
          <w:p w14:paraId="0D545A18"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Bio-Inspired Hybrid Optimization</w:t>
            </w:r>
          </w:p>
        </w:tc>
        <w:tc>
          <w:tcPr>
            <w:tcW w:w="54pt" w:type="dxa"/>
          </w:tcPr>
          <w:p w14:paraId="7810F02E"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Real-time detection</w:t>
            </w:r>
          </w:p>
        </w:tc>
        <w:tc>
          <w:tcPr>
            <w:tcW w:w="54pt" w:type="dxa"/>
          </w:tcPr>
          <w:p w14:paraId="3CDB0E05"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Multiple</w:t>
            </w:r>
          </w:p>
        </w:tc>
        <w:tc>
          <w:tcPr>
            <w:tcW w:w="54pt" w:type="dxa"/>
          </w:tcPr>
          <w:p w14:paraId="3AB5B2A7"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Optimized</w:t>
            </w:r>
          </w:p>
        </w:tc>
        <w:tc>
          <w:tcPr>
            <w:tcW w:w="54pt" w:type="dxa"/>
          </w:tcPr>
          <w:p w14:paraId="67938C87"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ML framework</w:t>
            </w:r>
          </w:p>
        </w:tc>
        <w:tc>
          <w:tcPr>
            <w:tcW w:w="54pt" w:type="dxa"/>
          </w:tcPr>
          <w:p w14:paraId="22830B69"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98.4% accuracy</w:t>
            </w:r>
          </w:p>
        </w:tc>
      </w:tr>
      <w:tr w:rsidR="008C0B0D" w:rsidRPr="008C0B0D" w14:paraId="0E50692A" w14:textId="77777777" w:rsidTr="00DF02D3">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shd w:val="clear" w:color="auto" w:fill="FFFFFF" w:themeFill="background1"/>
          </w:tcPr>
          <w:p w14:paraId="3A76F59D"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2025</w:t>
            </w:r>
          </w:p>
        </w:tc>
        <w:tc>
          <w:tcPr>
            <w:tcW w:w="54pt" w:type="dxa"/>
            <w:shd w:val="clear" w:color="auto" w:fill="FFFFFF" w:themeFill="background1"/>
          </w:tcPr>
          <w:p w14:paraId="00B967CC"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 xml:space="preserve">Abu </w:t>
            </w:r>
            <w:proofErr w:type="spellStart"/>
            <w:r w:rsidRPr="008C0B0D">
              <w:rPr>
                <w:rFonts w:cs="Times New Roman"/>
                <w:sz w:val="18"/>
                <w:szCs w:val="18"/>
              </w:rPr>
              <w:t>Khurma</w:t>
            </w:r>
            <w:proofErr w:type="spellEnd"/>
            <w:r w:rsidRPr="008C0B0D">
              <w:rPr>
                <w:rFonts w:cs="Times New Roman"/>
                <w:sz w:val="18"/>
                <w:szCs w:val="18"/>
              </w:rPr>
              <w:t xml:space="preserve"> [27]</w:t>
            </w:r>
          </w:p>
        </w:tc>
        <w:tc>
          <w:tcPr>
            <w:tcW w:w="54pt" w:type="dxa"/>
            <w:shd w:val="clear" w:color="auto" w:fill="FFFFFF" w:themeFill="background1"/>
          </w:tcPr>
          <w:p w14:paraId="63CFB5D4"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Swarm Intelligence + ML</w:t>
            </w:r>
          </w:p>
        </w:tc>
        <w:tc>
          <w:tcPr>
            <w:tcW w:w="54pt" w:type="dxa"/>
            <w:shd w:val="clear" w:color="auto" w:fill="FFFFFF" w:themeFill="background1"/>
          </w:tcPr>
          <w:p w14:paraId="327F731D"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Mobile ransomware</w:t>
            </w:r>
          </w:p>
        </w:tc>
        <w:tc>
          <w:tcPr>
            <w:tcW w:w="54pt" w:type="dxa"/>
            <w:shd w:val="clear" w:color="auto" w:fill="FFFFFF" w:themeFill="background1"/>
          </w:tcPr>
          <w:p w14:paraId="5E6FF075"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Multiple</w:t>
            </w:r>
          </w:p>
        </w:tc>
        <w:tc>
          <w:tcPr>
            <w:tcW w:w="54pt" w:type="dxa"/>
            <w:shd w:val="clear" w:color="auto" w:fill="FFFFFF" w:themeFill="background1"/>
          </w:tcPr>
          <w:p w14:paraId="076898F1"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Optimized</w:t>
            </w:r>
          </w:p>
        </w:tc>
        <w:tc>
          <w:tcPr>
            <w:tcW w:w="54pt" w:type="dxa"/>
            <w:shd w:val="clear" w:color="auto" w:fill="FFFFFF" w:themeFill="background1"/>
          </w:tcPr>
          <w:p w14:paraId="52C00042"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KELM-Based approach</w:t>
            </w:r>
          </w:p>
        </w:tc>
        <w:tc>
          <w:tcPr>
            <w:tcW w:w="54pt" w:type="dxa"/>
            <w:shd w:val="clear" w:color="auto" w:fill="FFFFFF" w:themeFill="background1"/>
          </w:tcPr>
          <w:p w14:paraId="2AD6D259"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97.8% accuracy</w:t>
            </w:r>
          </w:p>
        </w:tc>
      </w:tr>
      <w:tr w:rsidR="008C0B0D" w:rsidRPr="008C0B0D" w14:paraId="54F1CC3E" w14:textId="77777777" w:rsidTr="00B13EE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tcPr>
          <w:p w14:paraId="3DDF3903"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2024</w:t>
            </w:r>
          </w:p>
        </w:tc>
        <w:tc>
          <w:tcPr>
            <w:tcW w:w="54pt" w:type="dxa"/>
          </w:tcPr>
          <w:p w14:paraId="379B103E"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proofErr w:type="spellStart"/>
            <w:r w:rsidRPr="008C0B0D">
              <w:rPr>
                <w:rFonts w:cs="Times New Roman"/>
                <w:sz w:val="18"/>
                <w:szCs w:val="18"/>
              </w:rPr>
              <w:t>Sihwail</w:t>
            </w:r>
            <w:proofErr w:type="spellEnd"/>
            <w:r w:rsidRPr="008C0B0D">
              <w:rPr>
                <w:rFonts w:cs="Times New Roman"/>
                <w:sz w:val="18"/>
                <w:szCs w:val="18"/>
              </w:rPr>
              <w:t xml:space="preserve"> [12]</w:t>
            </w:r>
          </w:p>
        </w:tc>
        <w:tc>
          <w:tcPr>
            <w:tcW w:w="54pt" w:type="dxa"/>
          </w:tcPr>
          <w:p w14:paraId="52CAE06E"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 xml:space="preserve">Enhanced WOA + </w:t>
            </w:r>
            <w:proofErr w:type="spellStart"/>
            <w:r w:rsidRPr="008C0B0D">
              <w:rPr>
                <w:rFonts w:cs="Times New Roman"/>
                <w:sz w:val="18"/>
                <w:szCs w:val="18"/>
              </w:rPr>
              <w:t>kNN</w:t>
            </w:r>
            <w:proofErr w:type="spellEnd"/>
          </w:p>
        </w:tc>
        <w:tc>
          <w:tcPr>
            <w:tcW w:w="54pt" w:type="dxa"/>
          </w:tcPr>
          <w:p w14:paraId="4C10C7DB"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proofErr w:type="spellStart"/>
            <w:r w:rsidRPr="008C0B0D">
              <w:rPr>
                <w:rFonts w:cs="Times New Roman"/>
                <w:sz w:val="18"/>
                <w:szCs w:val="18"/>
              </w:rPr>
              <w:t>MalwareBazaar</w:t>
            </w:r>
            <w:proofErr w:type="spellEnd"/>
          </w:p>
        </w:tc>
        <w:tc>
          <w:tcPr>
            <w:tcW w:w="54pt" w:type="dxa"/>
          </w:tcPr>
          <w:p w14:paraId="3AD00BFA"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86</w:t>
            </w:r>
          </w:p>
        </w:tc>
        <w:tc>
          <w:tcPr>
            <w:tcW w:w="54pt" w:type="dxa"/>
          </w:tcPr>
          <w:p w14:paraId="5A68537B"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28</w:t>
            </w:r>
          </w:p>
        </w:tc>
        <w:tc>
          <w:tcPr>
            <w:tcW w:w="54pt" w:type="dxa"/>
          </w:tcPr>
          <w:p w14:paraId="6F577178"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proofErr w:type="spellStart"/>
            <w:r w:rsidRPr="008C0B0D">
              <w:rPr>
                <w:rFonts w:cs="Times New Roman"/>
                <w:sz w:val="18"/>
                <w:szCs w:val="18"/>
              </w:rPr>
              <w:t>kNN</w:t>
            </w:r>
            <w:proofErr w:type="spellEnd"/>
            <w:r w:rsidRPr="008C0B0D">
              <w:rPr>
                <w:rFonts w:cs="Times New Roman"/>
                <w:sz w:val="18"/>
                <w:szCs w:val="18"/>
              </w:rPr>
              <w:t xml:space="preserve"> classifier</w:t>
            </w:r>
          </w:p>
        </w:tc>
        <w:tc>
          <w:tcPr>
            <w:tcW w:w="54pt" w:type="dxa"/>
          </w:tcPr>
          <w:p w14:paraId="08A8F5FE"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98.1% accuracy</w:t>
            </w:r>
          </w:p>
        </w:tc>
      </w:tr>
      <w:tr w:rsidR="008C0B0D" w:rsidRPr="008C0B0D" w14:paraId="7B1945F7" w14:textId="77777777" w:rsidTr="00DF02D3">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shd w:val="clear" w:color="auto" w:fill="FFFFFF" w:themeFill="background1"/>
          </w:tcPr>
          <w:p w14:paraId="5B353E7D"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2024</w:t>
            </w:r>
          </w:p>
        </w:tc>
        <w:tc>
          <w:tcPr>
            <w:tcW w:w="54pt" w:type="dxa"/>
            <w:shd w:val="clear" w:color="auto" w:fill="FFFFFF" w:themeFill="background1"/>
          </w:tcPr>
          <w:p w14:paraId="24AB24B1"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Pokhrel [34]</w:t>
            </w:r>
          </w:p>
        </w:tc>
        <w:tc>
          <w:tcPr>
            <w:tcW w:w="54pt" w:type="dxa"/>
            <w:shd w:val="clear" w:color="auto" w:fill="FFFFFF" w:themeFill="background1"/>
          </w:tcPr>
          <w:p w14:paraId="54AB67A0"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ML Techniques</w:t>
            </w:r>
          </w:p>
        </w:tc>
        <w:tc>
          <w:tcPr>
            <w:tcW w:w="54pt" w:type="dxa"/>
            <w:shd w:val="clear" w:color="auto" w:fill="FFFFFF" w:themeFill="background1"/>
          </w:tcPr>
          <w:p w14:paraId="4EB35059"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Malware datasets</w:t>
            </w:r>
          </w:p>
        </w:tc>
        <w:tc>
          <w:tcPr>
            <w:tcW w:w="54pt" w:type="dxa"/>
            <w:shd w:val="clear" w:color="auto" w:fill="FFFFFF" w:themeFill="background1"/>
          </w:tcPr>
          <w:p w14:paraId="501E3D66"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200+</w:t>
            </w:r>
          </w:p>
        </w:tc>
        <w:tc>
          <w:tcPr>
            <w:tcW w:w="54pt" w:type="dxa"/>
            <w:shd w:val="clear" w:color="auto" w:fill="FFFFFF" w:themeFill="background1"/>
          </w:tcPr>
          <w:p w14:paraId="33264E71"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70+</w:t>
            </w:r>
          </w:p>
        </w:tc>
        <w:tc>
          <w:tcPr>
            <w:tcW w:w="54pt" w:type="dxa"/>
            <w:shd w:val="clear" w:color="auto" w:fill="FFFFFF" w:themeFill="background1"/>
          </w:tcPr>
          <w:p w14:paraId="5F9C1D77"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Random Forest</w:t>
            </w:r>
          </w:p>
        </w:tc>
        <w:tc>
          <w:tcPr>
            <w:tcW w:w="54pt" w:type="dxa"/>
            <w:shd w:val="clear" w:color="auto" w:fill="FFFFFF" w:themeFill="background1"/>
          </w:tcPr>
          <w:p w14:paraId="032344F6"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94.8% performance</w:t>
            </w:r>
          </w:p>
        </w:tc>
      </w:tr>
      <w:tr w:rsidR="008C0B0D" w:rsidRPr="008C0B0D" w14:paraId="174A8CBF" w14:textId="77777777" w:rsidTr="00B13EE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tcPr>
          <w:p w14:paraId="139E0235"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2024</w:t>
            </w:r>
          </w:p>
        </w:tc>
        <w:tc>
          <w:tcPr>
            <w:tcW w:w="54pt" w:type="dxa"/>
          </w:tcPr>
          <w:p w14:paraId="2FC75DD5"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proofErr w:type="spellStart"/>
            <w:r w:rsidRPr="008C0B0D">
              <w:rPr>
                <w:rFonts w:cs="Times New Roman"/>
                <w:sz w:val="18"/>
                <w:szCs w:val="18"/>
              </w:rPr>
              <w:t>Maniriho</w:t>
            </w:r>
            <w:proofErr w:type="spellEnd"/>
            <w:r w:rsidRPr="008C0B0D">
              <w:rPr>
                <w:rFonts w:cs="Times New Roman"/>
                <w:sz w:val="18"/>
                <w:szCs w:val="18"/>
              </w:rPr>
              <w:t xml:space="preserve"> [4]</w:t>
            </w:r>
          </w:p>
        </w:tc>
        <w:tc>
          <w:tcPr>
            <w:tcW w:w="54pt" w:type="dxa"/>
          </w:tcPr>
          <w:p w14:paraId="0E677F29"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Memory Analysis Framework</w:t>
            </w:r>
          </w:p>
        </w:tc>
        <w:tc>
          <w:tcPr>
            <w:tcW w:w="54pt" w:type="dxa"/>
          </w:tcPr>
          <w:p w14:paraId="33860603"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Real-world execution</w:t>
            </w:r>
          </w:p>
        </w:tc>
        <w:tc>
          <w:tcPr>
            <w:tcW w:w="54pt" w:type="dxa"/>
          </w:tcPr>
          <w:p w14:paraId="37A16AD2"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86</w:t>
            </w:r>
          </w:p>
        </w:tc>
        <w:tc>
          <w:tcPr>
            <w:tcW w:w="54pt" w:type="dxa"/>
          </w:tcPr>
          <w:p w14:paraId="468BC9F0"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28</w:t>
            </w:r>
          </w:p>
        </w:tc>
        <w:tc>
          <w:tcPr>
            <w:tcW w:w="54pt" w:type="dxa"/>
          </w:tcPr>
          <w:p w14:paraId="7BCED93F"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Deep Autoencoders</w:t>
            </w:r>
          </w:p>
        </w:tc>
        <w:tc>
          <w:tcPr>
            <w:tcW w:w="54pt" w:type="dxa"/>
          </w:tcPr>
          <w:p w14:paraId="497136A7"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97.8% accuracy</w:t>
            </w:r>
          </w:p>
        </w:tc>
      </w:tr>
      <w:tr w:rsidR="008C0B0D" w:rsidRPr="008C0B0D" w14:paraId="28D30C7B" w14:textId="77777777" w:rsidTr="00DF02D3">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shd w:val="clear" w:color="auto" w:fill="FFFFFF" w:themeFill="background1"/>
          </w:tcPr>
          <w:p w14:paraId="22063A54"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2024</w:t>
            </w:r>
          </w:p>
        </w:tc>
        <w:tc>
          <w:tcPr>
            <w:tcW w:w="54pt" w:type="dxa"/>
            <w:shd w:val="clear" w:color="auto" w:fill="FFFFFF" w:themeFill="background1"/>
          </w:tcPr>
          <w:p w14:paraId="63F8722B"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Hossain [22]</w:t>
            </w:r>
          </w:p>
        </w:tc>
        <w:tc>
          <w:tcPr>
            <w:tcW w:w="54pt" w:type="dxa"/>
            <w:shd w:val="clear" w:color="auto" w:fill="FFFFFF" w:themeFill="background1"/>
          </w:tcPr>
          <w:p w14:paraId="4D40CAAA"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Enhanced ML</w:t>
            </w:r>
          </w:p>
        </w:tc>
        <w:tc>
          <w:tcPr>
            <w:tcW w:w="54pt" w:type="dxa"/>
            <w:shd w:val="clear" w:color="auto" w:fill="FFFFFF" w:themeFill="background1"/>
          </w:tcPr>
          <w:p w14:paraId="49ABBCF1"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Memory dumps</w:t>
            </w:r>
          </w:p>
        </w:tc>
        <w:tc>
          <w:tcPr>
            <w:tcW w:w="54pt" w:type="dxa"/>
            <w:shd w:val="clear" w:color="auto" w:fill="FFFFFF" w:themeFill="background1"/>
          </w:tcPr>
          <w:p w14:paraId="5C7C3394"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86</w:t>
            </w:r>
          </w:p>
        </w:tc>
        <w:tc>
          <w:tcPr>
            <w:tcW w:w="54pt" w:type="dxa"/>
            <w:shd w:val="clear" w:color="auto" w:fill="FFFFFF" w:themeFill="background1"/>
          </w:tcPr>
          <w:p w14:paraId="23D3A04A"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Optimized</w:t>
            </w:r>
          </w:p>
        </w:tc>
        <w:tc>
          <w:tcPr>
            <w:tcW w:w="54pt" w:type="dxa"/>
            <w:shd w:val="clear" w:color="auto" w:fill="FFFFFF" w:themeFill="background1"/>
          </w:tcPr>
          <w:p w14:paraId="08B90377"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ML algorithms</w:t>
            </w:r>
          </w:p>
        </w:tc>
        <w:tc>
          <w:tcPr>
            <w:tcW w:w="54pt" w:type="dxa"/>
            <w:shd w:val="clear" w:color="auto" w:fill="FFFFFF" w:themeFill="background1"/>
          </w:tcPr>
          <w:p w14:paraId="3CC691C5"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97.5% accuracy</w:t>
            </w:r>
          </w:p>
        </w:tc>
      </w:tr>
      <w:tr w:rsidR="008C0B0D" w:rsidRPr="008C0B0D" w14:paraId="574332EA" w14:textId="77777777" w:rsidTr="00B13EE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tcPr>
          <w:p w14:paraId="4392A353"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2024</w:t>
            </w:r>
          </w:p>
        </w:tc>
        <w:tc>
          <w:tcPr>
            <w:tcW w:w="54pt" w:type="dxa"/>
          </w:tcPr>
          <w:p w14:paraId="6B907C6B"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proofErr w:type="spellStart"/>
            <w:r w:rsidRPr="008C0B0D">
              <w:rPr>
                <w:rFonts w:cs="Times New Roman"/>
                <w:sz w:val="18"/>
                <w:szCs w:val="18"/>
              </w:rPr>
              <w:t>Ezeonwu</w:t>
            </w:r>
            <w:proofErr w:type="spellEnd"/>
            <w:r w:rsidRPr="008C0B0D">
              <w:rPr>
                <w:rFonts w:cs="Times New Roman"/>
                <w:sz w:val="18"/>
                <w:szCs w:val="18"/>
              </w:rPr>
              <w:t xml:space="preserve"> [36]</w:t>
            </w:r>
          </w:p>
        </w:tc>
        <w:tc>
          <w:tcPr>
            <w:tcW w:w="54pt" w:type="dxa"/>
          </w:tcPr>
          <w:p w14:paraId="210209D6"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Comparative Analysis</w:t>
            </w:r>
          </w:p>
        </w:tc>
        <w:tc>
          <w:tcPr>
            <w:tcW w:w="54pt" w:type="dxa"/>
          </w:tcPr>
          <w:p w14:paraId="66401F0C"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Fileless malware</w:t>
            </w:r>
          </w:p>
        </w:tc>
        <w:tc>
          <w:tcPr>
            <w:tcW w:w="54pt" w:type="dxa"/>
          </w:tcPr>
          <w:p w14:paraId="44F3F410"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Runtime behavior</w:t>
            </w:r>
          </w:p>
        </w:tc>
        <w:tc>
          <w:tcPr>
            <w:tcW w:w="54pt" w:type="dxa"/>
          </w:tcPr>
          <w:p w14:paraId="5DE6E872"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N/A</w:t>
            </w:r>
          </w:p>
        </w:tc>
        <w:tc>
          <w:tcPr>
            <w:tcW w:w="54pt" w:type="dxa"/>
          </w:tcPr>
          <w:p w14:paraId="7E70470F"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ML Classifiers</w:t>
            </w:r>
          </w:p>
        </w:tc>
        <w:tc>
          <w:tcPr>
            <w:tcW w:w="54pt" w:type="dxa"/>
          </w:tcPr>
          <w:p w14:paraId="34630F00"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Fileless detection methods</w:t>
            </w:r>
          </w:p>
        </w:tc>
      </w:tr>
      <w:tr w:rsidR="008C0B0D" w:rsidRPr="008C0B0D" w14:paraId="1605252B" w14:textId="77777777" w:rsidTr="00DF02D3">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shd w:val="clear" w:color="auto" w:fill="FFFFFF" w:themeFill="background1"/>
          </w:tcPr>
          <w:p w14:paraId="48051286"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2024</w:t>
            </w:r>
          </w:p>
        </w:tc>
        <w:tc>
          <w:tcPr>
            <w:tcW w:w="54pt" w:type="dxa"/>
            <w:shd w:val="clear" w:color="auto" w:fill="FFFFFF" w:themeFill="background1"/>
          </w:tcPr>
          <w:p w14:paraId="05A47E84"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proofErr w:type="spellStart"/>
            <w:r w:rsidRPr="008C0B0D">
              <w:rPr>
                <w:rFonts w:cs="Times New Roman"/>
                <w:sz w:val="18"/>
                <w:szCs w:val="18"/>
              </w:rPr>
              <w:t>Assiri</w:t>
            </w:r>
            <w:proofErr w:type="spellEnd"/>
            <w:r w:rsidRPr="008C0B0D">
              <w:rPr>
                <w:rFonts w:cs="Times New Roman"/>
                <w:sz w:val="18"/>
                <w:szCs w:val="18"/>
              </w:rPr>
              <w:t xml:space="preserve"> [26]</w:t>
            </w:r>
          </w:p>
        </w:tc>
        <w:tc>
          <w:tcPr>
            <w:tcW w:w="54pt" w:type="dxa"/>
            <w:shd w:val="clear" w:color="auto" w:fill="FFFFFF" w:themeFill="background1"/>
          </w:tcPr>
          <w:p w14:paraId="12964DA5"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Global WOA + Deep Learning</w:t>
            </w:r>
          </w:p>
        </w:tc>
        <w:tc>
          <w:tcPr>
            <w:tcW w:w="54pt" w:type="dxa"/>
            <w:shd w:val="clear" w:color="auto" w:fill="FFFFFF" w:themeFill="background1"/>
          </w:tcPr>
          <w:p w14:paraId="2B2D758E"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Real-world samples</w:t>
            </w:r>
          </w:p>
        </w:tc>
        <w:tc>
          <w:tcPr>
            <w:tcW w:w="54pt" w:type="dxa"/>
            <w:shd w:val="clear" w:color="auto" w:fill="FFFFFF" w:themeFill="background1"/>
          </w:tcPr>
          <w:p w14:paraId="0A038E6C"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Multiple</w:t>
            </w:r>
          </w:p>
        </w:tc>
        <w:tc>
          <w:tcPr>
            <w:tcW w:w="54pt" w:type="dxa"/>
            <w:shd w:val="clear" w:color="auto" w:fill="FFFFFF" w:themeFill="background1"/>
          </w:tcPr>
          <w:p w14:paraId="457B83CD"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Optimized</w:t>
            </w:r>
          </w:p>
        </w:tc>
        <w:tc>
          <w:tcPr>
            <w:tcW w:w="54pt" w:type="dxa"/>
            <w:shd w:val="clear" w:color="auto" w:fill="FFFFFF" w:themeFill="background1"/>
          </w:tcPr>
          <w:p w14:paraId="2E7C1CA6"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DNN classifier</w:t>
            </w:r>
          </w:p>
        </w:tc>
        <w:tc>
          <w:tcPr>
            <w:tcW w:w="54pt" w:type="dxa"/>
            <w:shd w:val="clear" w:color="auto" w:fill="FFFFFF" w:themeFill="background1"/>
          </w:tcPr>
          <w:p w14:paraId="6A63E997"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98.6% accuracy</w:t>
            </w:r>
          </w:p>
        </w:tc>
      </w:tr>
      <w:tr w:rsidR="008C0B0D" w:rsidRPr="008C0B0D" w14:paraId="3FAA1034" w14:textId="77777777" w:rsidTr="00B13EE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tcPr>
          <w:p w14:paraId="5E6F97E5"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2024</w:t>
            </w:r>
          </w:p>
        </w:tc>
        <w:tc>
          <w:tcPr>
            <w:tcW w:w="54pt" w:type="dxa"/>
          </w:tcPr>
          <w:p w14:paraId="7A230BA6"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proofErr w:type="spellStart"/>
            <w:r w:rsidRPr="008C0B0D">
              <w:rPr>
                <w:rFonts w:cs="Times New Roman"/>
                <w:sz w:val="18"/>
                <w:szCs w:val="18"/>
              </w:rPr>
              <w:t>Aljabri</w:t>
            </w:r>
            <w:proofErr w:type="spellEnd"/>
            <w:r w:rsidRPr="008C0B0D">
              <w:rPr>
                <w:rFonts w:cs="Times New Roman"/>
                <w:sz w:val="18"/>
                <w:szCs w:val="18"/>
              </w:rPr>
              <w:t xml:space="preserve"> [31]</w:t>
            </w:r>
          </w:p>
        </w:tc>
        <w:tc>
          <w:tcPr>
            <w:tcW w:w="54pt" w:type="dxa"/>
          </w:tcPr>
          <w:p w14:paraId="2D82C8E1"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Memory-Based Detection</w:t>
            </w:r>
          </w:p>
        </w:tc>
        <w:tc>
          <w:tcPr>
            <w:tcW w:w="54pt" w:type="dxa"/>
          </w:tcPr>
          <w:p w14:paraId="0D613708"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Memory features</w:t>
            </w:r>
          </w:p>
        </w:tc>
        <w:tc>
          <w:tcPr>
            <w:tcW w:w="54pt" w:type="dxa"/>
          </w:tcPr>
          <w:p w14:paraId="6588F8D5"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86</w:t>
            </w:r>
          </w:p>
        </w:tc>
        <w:tc>
          <w:tcPr>
            <w:tcW w:w="54pt" w:type="dxa"/>
          </w:tcPr>
          <w:p w14:paraId="52BEF5CB"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30+</w:t>
            </w:r>
          </w:p>
        </w:tc>
        <w:tc>
          <w:tcPr>
            <w:tcW w:w="54pt" w:type="dxa"/>
          </w:tcPr>
          <w:p w14:paraId="02E8549A"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ML classifier</w:t>
            </w:r>
          </w:p>
        </w:tc>
        <w:tc>
          <w:tcPr>
            <w:tcW w:w="54pt" w:type="dxa"/>
          </w:tcPr>
          <w:p w14:paraId="260241FB"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96.8% accuracy</w:t>
            </w:r>
          </w:p>
        </w:tc>
      </w:tr>
      <w:tr w:rsidR="008C0B0D" w:rsidRPr="008C0B0D" w14:paraId="4CE89D5B" w14:textId="77777777" w:rsidTr="00DF02D3">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shd w:val="clear" w:color="auto" w:fill="FFFFFF" w:themeFill="background1"/>
          </w:tcPr>
          <w:p w14:paraId="7A3C7972"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2024</w:t>
            </w:r>
          </w:p>
        </w:tc>
        <w:tc>
          <w:tcPr>
            <w:tcW w:w="54pt" w:type="dxa"/>
            <w:shd w:val="clear" w:color="auto" w:fill="FFFFFF" w:themeFill="background1"/>
          </w:tcPr>
          <w:p w14:paraId="7D0C1374"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Al-</w:t>
            </w:r>
            <w:proofErr w:type="spellStart"/>
            <w:r w:rsidRPr="008C0B0D">
              <w:rPr>
                <w:rFonts w:cs="Times New Roman"/>
                <w:sz w:val="18"/>
                <w:szCs w:val="18"/>
              </w:rPr>
              <w:t>E'mari</w:t>
            </w:r>
            <w:proofErr w:type="spellEnd"/>
            <w:r w:rsidRPr="008C0B0D">
              <w:rPr>
                <w:rFonts w:cs="Times New Roman"/>
                <w:sz w:val="18"/>
                <w:szCs w:val="18"/>
              </w:rPr>
              <w:t xml:space="preserve"> [37]</w:t>
            </w:r>
          </w:p>
        </w:tc>
        <w:tc>
          <w:tcPr>
            <w:tcW w:w="54pt" w:type="dxa"/>
            <w:shd w:val="clear" w:color="auto" w:fill="FFFFFF" w:themeFill="background1"/>
          </w:tcPr>
          <w:p w14:paraId="535351E2"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Bio-Inspired Feature Selection</w:t>
            </w:r>
          </w:p>
        </w:tc>
        <w:tc>
          <w:tcPr>
            <w:tcW w:w="54pt" w:type="dxa"/>
            <w:shd w:val="clear" w:color="auto" w:fill="FFFFFF" w:themeFill="background1"/>
          </w:tcPr>
          <w:p w14:paraId="3E7937F9"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Intrusion datasets</w:t>
            </w:r>
          </w:p>
        </w:tc>
        <w:tc>
          <w:tcPr>
            <w:tcW w:w="54pt" w:type="dxa"/>
            <w:shd w:val="clear" w:color="auto" w:fill="FFFFFF" w:themeFill="background1"/>
          </w:tcPr>
          <w:p w14:paraId="4B652260"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78+</w:t>
            </w:r>
          </w:p>
        </w:tc>
        <w:tc>
          <w:tcPr>
            <w:tcW w:w="54pt" w:type="dxa"/>
            <w:shd w:val="clear" w:color="auto" w:fill="FFFFFF" w:themeFill="background1"/>
          </w:tcPr>
          <w:p w14:paraId="01E48B54"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24+</w:t>
            </w:r>
          </w:p>
        </w:tc>
        <w:tc>
          <w:tcPr>
            <w:tcW w:w="54pt" w:type="dxa"/>
            <w:shd w:val="clear" w:color="auto" w:fill="FFFFFF" w:themeFill="background1"/>
          </w:tcPr>
          <w:p w14:paraId="37C1CFD0"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Various classifiers</w:t>
            </w:r>
          </w:p>
        </w:tc>
        <w:tc>
          <w:tcPr>
            <w:tcW w:w="54pt" w:type="dxa"/>
            <w:shd w:val="clear" w:color="auto" w:fill="FFFFFF" w:themeFill="background1"/>
          </w:tcPr>
          <w:p w14:paraId="214E1E2E"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96.0%+ accuracy</w:t>
            </w:r>
          </w:p>
        </w:tc>
      </w:tr>
      <w:tr w:rsidR="008C0B0D" w:rsidRPr="008C0B0D" w14:paraId="4BCCB7E2" w14:textId="77777777" w:rsidTr="00B13EE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tcPr>
          <w:p w14:paraId="12E99350"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2024</w:t>
            </w:r>
          </w:p>
        </w:tc>
        <w:tc>
          <w:tcPr>
            <w:tcW w:w="54pt" w:type="dxa"/>
          </w:tcPr>
          <w:p w14:paraId="25C52314"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Al Ali [40]</w:t>
            </w:r>
          </w:p>
        </w:tc>
        <w:tc>
          <w:tcPr>
            <w:tcW w:w="54pt" w:type="dxa"/>
          </w:tcPr>
          <w:p w14:paraId="16DF86E4"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ML for Android</w:t>
            </w:r>
          </w:p>
        </w:tc>
        <w:tc>
          <w:tcPr>
            <w:tcW w:w="54pt" w:type="dxa"/>
          </w:tcPr>
          <w:p w14:paraId="18469D64"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Mobile malware</w:t>
            </w:r>
          </w:p>
        </w:tc>
        <w:tc>
          <w:tcPr>
            <w:tcW w:w="54pt" w:type="dxa"/>
          </w:tcPr>
          <w:p w14:paraId="6810C085"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Multiple</w:t>
            </w:r>
          </w:p>
        </w:tc>
        <w:tc>
          <w:tcPr>
            <w:tcW w:w="54pt" w:type="dxa"/>
          </w:tcPr>
          <w:p w14:paraId="65B69B2F"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Varied</w:t>
            </w:r>
          </w:p>
        </w:tc>
        <w:tc>
          <w:tcPr>
            <w:tcW w:w="54pt" w:type="dxa"/>
          </w:tcPr>
          <w:p w14:paraId="296C575B"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Deep Learning</w:t>
            </w:r>
          </w:p>
        </w:tc>
        <w:tc>
          <w:tcPr>
            <w:tcW w:w="54pt" w:type="dxa"/>
          </w:tcPr>
          <w:p w14:paraId="3C600C82"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97%+ accuracy</w:t>
            </w:r>
          </w:p>
        </w:tc>
      </w:tr>
      <w:tr w:rsidR="008C0B0D" w:rsidRPr="008C0B0D" w14:paraId="2E1BE171" w14:textId="77777777" w:rsidTr="00DF02D3">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shd w:val="clear" w:color="auto" w:fill="FFFFFF" w:themeFill="background1"/>
          </w:tcPr>
          <w:p w14:paraId="07B73F15"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lastRenderedPageBreak/>
              <w:t>2024</w:t>
            </w:r>
          </w:p>
        </w:tc>
        <w:tc>
          <w:tcPr>
            <w:tcW w:w="54pt" w:type="dxa"/>
            <w:shd w:val="clear" w:color="auto" w:fill="FFFFFF" w:themeFill="background1"/>
          </w:tcPr>
          <w:p w14:paraId="1BFBC446"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proofErr w:type="spellStart"/>
            <w:r w:rsidRPr="008C0B0D">
              <w:rPr>
                <w:rFonts w:cs="Times New Roman"/>
                <w:sz w:val="18"/>
                <w:szCs w:val="18"/>
              </w:rPr>
              <w:t>Akinshola</w:t>
            </w:r>
            <w:proofErr w:type="spellEnd"/>
            <w:r w:rsidRPr="008C0B0D">
              <w:rPr>
                <w:rFonts w:cs="Times New Roman"/>
                <w:sz w:val="18"/>
                <w:szCs w:val="18"/>
              </w:rPr>
              <w:t>-Awe [7]</w:t>
            </w:r>
          </w:p>
        </w:tc>
        <w:tc>
          <w:tcPr>
            <w:tcW w:w="54pt" w:type="dxa"/>
            <w:shd w:val="clear" w:color="auto" w:fill="FFFFFF" w:themeFill="background1"/>
          </w:tcPr>
          <w:p w14:paraId="24A57B63"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ML Framework</w:t>
            </w:r>
          </w:p>
        </w:tc>
        <w:tc>
          <w:tcPr>
            <w:tcW w:w="54pt" w:type="dxa"/>
            <w:shd w:val="clear" w:color="auto" w:fill="FFFFFF" w:themeFill="background1"/>
          </w:tcPr>
          <w:p w14:paraId="7B7B4327"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Malware datasets</w:t>
            </w:r>
          </w:p>
        </w:tc>
        <w:tc>
          <w:tcPr>
            <w:tcW w:w="54pt" w:type="dxa"/>
            <w:shd w:val="clear" w:color="auto" w:fill="FFFFFF" w:themeFill="background1"/>
          </w:tcPr>
          <w:p w14:paraId="42CC263B"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200+</w:t>
            </w:r>
          </w:p>
        </w:tc>
        <w:tc>
          <w:tcPr>
            <w:tcW w:w="54pt" w:type="dxa"/>
            <w:shd w:val="clear" w:color="auto" w:fill="FFFFFF" w:themeFill="background1"/>
          </w:tcPr>
          <w:p w14:paraId="2CE3710A"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70+</w:t>
            </w:r>
          </w:p>
        </w:tc>
        <w:tc>
          <w:tcPr>
            <w:tcW w:w="54pt" w:type="dxa"/>
            <w:shd w:val="clear" w:color="auto" w:fill="FFFFFF" w:themeFill="background1"/>
          </w:tcPr>
          <w:p w14:paraId="2C744AAD"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Various classifiers</w:t>
            </w:r>
          </w:p>
        </w:tc>
        <w:tc>
          <w:tcPr>
            <w:tcW w:w="54pt" w:type="dxa"/>
            <w:shd w:val="clear" w:color="auto" w:fill="FFFFFF" w:themeFill="background1"/>
          </w:tcPr>
          <w:p w14:paraId="0461919D"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96.5% detection</w:t>
            </w:r>
          </w:p>
        </w:tc>
      </w:tr>
      <w:tr w:rsidR="008C0B0D" w:rsidRPr="008C0B0D" w14:paraId="37CB23DF" w14:textId="77777777" w:rsidTr="00B13EE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tcPr>
          <w:p w14:paraId="7EA488BC"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2024</w:t>
            </w:r>
          </w:p>
        </w:tc>
        <w:tc>
          <w:tcPr>
            <w:tcW w:w="54pt" w:type="dxa"/>
          </w:tcPr>
          <w:p w14:paraId="091E8897"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AL-Husseini [13]</w:t>
            </w:r>
          </w:p>
        </w:tc>
        <w:tc>
          <w:tcPr>
            <w:tcW w:w="54pt" w:type="dxa"/>
          </w:tcPr>
          <w:p w14:paraId="736AB8BB"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WOA + LSTM</w:t>
            </w:r>
          </w:p>
        </w:tc>
        <w:tc>
          <w:tcPr>
            <w:tcW w:w="54pt" w:type="dxa"/>
          </w:tcPr>
          <w:p w14:paraId="603DE0C2"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Network traffic</w:t>
            </w:r>
          </w:p>
        </w:tc>
        <w:tc>
          <w:tcPr>
            <w:tcW w:w="54pt" w:type="dxa"/>
          </w:tcPr>
          <w:p w14:paraId="40E45203"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Traffic features</w:t>
            </w:r>
          </w:p>
        </w:tc>
        <w:tc>
          <w:tcPr>
            <w:tcW w:w="54pt" w:type="dxa"/>
          </w:tcPr>
          <w:p w14:paraId="122B0746"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Selected</w:t>
            </w:r>
          </w:p>
        </w:tc>
        <w:tc>
          <w:tcPr>
            <w:tcW w:w="54pt" w:type="dxa"/>
          </w:tcPr>
          <w:p w14:paraId="17C2B52A"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LSTM network</w:t>
            </w:r>
          </w:p>
        </w:tc>
        <w:tc>
          <w:tcPr>
            <w:tcW w:w="54pt" w:type="dxa"/>
          </w:tcPr>
          <w:p w14:paraId="23ACD098"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98.4% accuracy</w:t>
            </w:r>
          </w:p>
        </w:tc>
      </w:tr>
      <w:tr w:rsidR="008C0B0D" w:rsidRPr="008C0B0D" w14:paraId="2ED73DCF" w14:textId="77777777" w:rsidTr="00DF02D3">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shd w:val="clear" w:color="auto" w:fill="FFFFFF" w:themeFill="background1"/>
          </w:tcPr>
          <w:p w14:paraId="072BF4E3"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2023</w:t>
            </w:r>
          </w:p>
        </w:tc>
        <w:tc>
          <w:tcPr>
            <w:tcW w:w="54pt" w:type="dxa"/>
            <w:shd w:val="clear" w:color="auto" w:fill="FFFFFF" w:themeFill="background1"/>
          </w:tcPr>
          <w:p w14:paraId="3C5E57E5"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proofErr w:type="spellStart"/>
            <w:r w:rsidRPr="008C0B0D">
              <w:rPr>
                <w:rFonts w:cs="Times New Roman"/>
                <w:sz w:val="18"/>
                <w:szCs w:val="18"/>
              </w:rPr>
              <w:t>Razaulla</w:t>
            </w:r>
            <w:proofErr w:type="spellEnd"/>
            <w:r w:rsidRPr="008C0B0D">
              <w:rPr>
                <w:rFonts w:cs="Times New Roman"/>
                <w:sz w:val="18"/>
                <w:szCs w:val="18"/>
              </w:rPr>
              <w:t xml:space="preserve"> [9]</w:t>
            </w:r>
          </w:p>
        </w:tc>
        <w:tc>
          <w:tcPr>
            <w:tcW w:w="54pt" w:type="dxa"/>
            <w:shd w:val="clear" w:color="auto" w:fill="FFFFFF" w:themeFill="background1"/>
          </w:tcPr>
          <w:p w14:paraId="0A5EC536"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Survey</w:t>
            </w:r>
          </w:p>
        </w:tc>
        <w:tc>
          <w:tcPr>
            <w:tcW w:w="54pt" w:type="dxa"/>
            <w:shd w:val="clear" w:color="auto" w:fill="FFFFFF" w:themeFill="background1"/>
          </w:tcPr>
          <w:p w14:paraId="70C053FF"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Industry reports &amp; Literature</w:t>
            </w:r>
          </w:p>
        </w:tc>
        <w:tc>
          <w:tcPr>
            <w:tcW w:w="54pt" w:type="dxa"/>
            <w:shd w:val="clear" w:color="auto" w:fill="FFFFFF" w:themeFill="background1"/>
          </w:tcPr>
          <w:p w14:paraId="1D63645C"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N/A</w:t>
            </w:r>
          </w:p>
        </w:tc>
        <w:tc>
          <w:tcPr>
            <w:tcW w:w="54pt" w:type="dxa"/>
            <w:shd w:val="clear" w:color="auto" w:fill="FFFFFF" w:themeFill="background1"/>
          </w:tcPr>
          <w:p w14:paraId="090DE7AE"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N/A</w:t>
            </w:r>
          </w:p>
        </w:tc>
        <w:tc>
          <w:tcPr>
            <w:tcW w:w="54pt" w:type="dxa"/>
            <w:shd w:val="clear" w:color="auto" w:fill="FFFFFF" w:themeFill="background1"/>
          </w:tcPr>
          <w:p w14:paraId="757DB1E9"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Comprehensive analysis</w:t>
            </w:r>
          </w:p>
        </w:tc>
        <w:tc>
          <w:tcPr>
            <w:tcW w:w="54pt" w:type="dxa"/>
            <w:shd w:val="clear" w:color="auto" w:fill="FFFFFF" w:themeFill="background1"/>
          </w:tcPr>
          <w:p w14:paraId="721F1E38"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Ransomware evolution taxonomy</w:t>
            </w:r>
          </w:p>
        </w:tc>
      </w:tr>
      <w:tr w:rsidR="008C0B0D" w:rsidRPr="008C0B0D" w14:paraId="72EC0F17" w14:textId="77777777" w:rsidTr="00B13EE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tcPr>
          <w:p w14:paraId="126B0498"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2023</w:t>
            </w:r>
          </w:p>
        </w:tc>
        <w:tc>
          <w:tcPr>
            <w:tcW w:w="54pt" w:type="dxa"/>
          </w:tcPr>
          <w:p w14:paraId="2E9BFF41"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proofErr w:type="spellStart"/>
            <w:r w:rsidRPr="008C0B0D">
              <w:rPr>
                <w:rFonts w:cs="Times New Roman"/>
                <w:sz w:val="18"/>
                <w:szCs w:val="18"/>
              </w:rPr>
              <w:t>Madanayaka</w:t>
            </w:r>
            <w:proofErr w:type="spellEnd"/>
            <w:r w:rsidRPr="008C0B0D">
              <w:rPr>
                <w:rFonts w:cs="Times New Roman"/>
                <w:sz w:val="18"/>
                <w:szCs w:val="18"/>
              </w:rPr>
              <w:t xml:space="preserve"> [39]</w:t>
            </w:r>
          </w:p>
        </w:tc>
        <w:tc>
          <w:tcPr>
            <w:tcW w:w="54pt" w:type="dxa"/>
          </w:tcPr>
          <w:p w14:paraId="319C37C2"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Behavior-Based Framework</w:t>
            </w:r>
          </w:p>
        </w:tc>
        <w:tc>
          <w:tcPr>
            <w:tcW w:w="54pt" w:type="dxa"/>
          </w:tcPr>
          <w:p w14:paraId="5113CA78"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Custom behavioral</w:t>
            </w:r>
          </w:p>
        </w:tc>
        <w:tc>
          <w:tcPr>
            <w:tcW w:w="54pt" w:type="dxa"/>
          </w:tcPr>
          <w:p w14:paraId="7F4B31E2"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95</w:t>
            </w:r>
          </w:p>
        </w:tc>
        <w:tc>
          <w:tcPr>
            <w:tcW w:w="54pt" w:type="dxa"/>
          </w:tcPr>
          <w:p w14:paraId="02C5B892"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40</w:t>
            </w:r>
          </w:p>
        </w:tc>
        <w:tc>
          <w:tcPr>
            <w:tcW w:w="54pt" w:type="dxa"/>
          </w:tcPr>
          <w:p w14:paraId="76466A1D"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Random Forest</w:t>
            </w:r>
          </w:p>
        </w:tc>
        <w:tc>
          <w:tcPr>
            <w:tcW w:w="54pt" w:type="dxa"/>
          </w:tcPr>
          <w:p w14:paraId="0661D9C5"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Proactive ransomware detection</w:t>
            </w:r>
          </w:p>
        </w:tc>
      </w:tr>
      <w:tr w:rsidR="008C0B0D" w:rsidRPr="008C0B0D" w14:paraId="7F7BA671" w14:textId="77777777" w:rsidTr="00DF02D3">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shd w:val="clear" w:color="auto" w:fill="FFFFFF" w:themeFill="background1"/>
          </w:tcPr>
          <w:p w14:paraId="650BCBDB"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2023</w:t>
            </w:r>
          </w:p>
        </w:tc>
        <w:tc>
          <w:tcPr>
            <w:tcW w:w="54pt" w:type="dxa"/>
            <w:shd w:val="clear" w:color="auto" w:fill="FFFFFF" w:themeFill="background1"/>
          </w:tcPr>
          <w:p w14:paraId="10987CFC"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proofErr w:type="spellStart"/>
            <w:r w:rsidRPr="008C0B0D">
              <w:rPr>
                <w:rFonts w:cs="Times New Roman"/>
                <w:sz w:val="18"/>
                <w:szCs w:val="18"/>
              </w:rPr>
              <w:t>Kattamuri</w:t>
            </w:r>
            <w:proofErr w:type="spellEnd"/>
            <w:r w:rsidRPr="008C0B0D">
              <w:rPr>
                <w:rFonts w:cs="Times New Roman"/>
                <w:sz w:val="18"/>
                <w:szCs w:val="18"/>
              </w:rPr>
              <w:t xml:space="preserve"> [6]</w:t>
            </w:r>
          </w:p>
        </w:tc>
        <w:tc>
          <w:tcPr>
            <w:tcW w:w="54pt" w:type="dxa"/>
            <w:shd w:val="clear" w:color="auto" w:fill="FFFFFF" w:themeFill="background1"/>
          </w:tcPr>
          <w:p w14:paraId="44FF7CA7"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Swarm Optimization</w:t>
            </w:r>
          </w:p>
        </w:tc>
        <w:tc>
          <w:tcPr>
            <w:tcW w:w="54pt" w:type="dxa"/>
            <w:shd w:val="clear" w:color="auto" w:fill="FFFFFF" w:themeFill="background1"/>
          </w:tcPr>
          <w:p w14:paraId="185DF9D9"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PE Malware</w:t>
            </w:r>
          </w:p>
        </w:tc>
        <w:tc>
          <w:tcPr>
            <w:tcW w:w="54pt" w:type="dxa"/>
            <w:shd w:val="clear" w:color="auto" w:fill="FFFFFF" w:themeFill="background1"/>
          </w:tcPr>
          <w:p w14:paraId="6846B1E0"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200+</w:t>
            </w:r>
          </w:p>
        </w:tc>
        <w:tc>
          <w:tcPr>
            <w:tcW w:w="54pt" w:type="dxa"/>
            <w:shd w:val="clear" w:color="auto" w:fill="FFFFFF" w:themeFill="background1"/>
          </w:tcPr>
          <w:p w14:paraId="7B22D97B"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50+</w:t>
            </w:r>
          </w:p>
        </w:tc>
        <w:tc>
          <w:tcPr>
            <w:tcW w:w="54pt" w:type="dxa"/>
            <w:shd w:val="clear" w:color="auto" w:fill="FFFFFF" w:themeFill="background1"/>
          </w:tcPr>
          <w:p w14:paraId="02FE2E3C"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Machine Learning</w:t>
            </w:r>
          </w:p>
        </w:tc>
        <w:tc>
          <w:tcPr>
            <w:tcW w:w="54pt" w:type="dxa"/>
            <w:shd w:val="clear" w:color="auto" w:fill="FFFFFF" w:themeFill="background1"/>
          </w:tcPr>
          <w:p w14:paraId="6C4072A9"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97%+ detection accuracy</w:t>
            </w:r>
          </w:p>
        </w:tc>
      </w:tr>
      <w:tr w:rsidR="008C0B0D" w:rsidRPr="008C0B0D" w14:paraId="21F61823" w14:textId="77777777" w:rsidTr="00B13EE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tcPr>
          <w:p w14:paraId="45AD474B"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2023</w:t>
            </w:r>
          </w:p>
        </w:tc>
        <w:tc>
          <w:tcPr>
            <w:tcW w:w="54pt" w:type="dxa"/>
          </w:tcPr>
          <w:p w14:paraId="2394E708"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K. Jhansi [30]</w:t>
            </w:r>
          </w:p>
        </w:tc>
        <w:tc>
          <w:tcPr>
            <w:tcW w:w="54pt" w:type="dxa"/>
          </w:tcPr>
          <w:p w14:paraId="226FEF21"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Swarm Optimization</w:t>
            </w:r>
          </w:p>
        </w:tc>
        <w:tc>
          <w:tcPr>
            <w:tcW w:w="54pt" w:type="dxa"/>
          </w:tcPr>
          <w:p w14:paraId="3B359AEF"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PE Malware</w:t>
            </w:r>
          </w:p>
        </w:tc>
        <w:tc>
          <w:tcPr>
            <w:tcW w:w="54pt" w:type="dxa"/>
          </w:tcPr>
          <w:p w14:paraId="1285836A"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200+</w:t>
            </w:r>
          </w:p>
        </w:tc>
        <w:tc>
          <w:tcPr>
            <w:tcW w:w="54pt" w:type="dxa"/>
          </w:tcPr>
          <w:p w14:paraId="270F4304"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50+</w:t>
            </w:r>
          </w:p>
        </w:tc>
        <w:tc>
          <w:tcPr>
            <w:tcW w:w="54pt" w:type="dxa"/>
          </w:tcPr>
          <w:p w14:paraId="0F8AAB33"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SVM &amp; Ensemble</w:t>
            </w:r>
          </w:p>
        </w:tc>
        <w:tc>
          <w:tcPr>
            <w:tcW w:w="54pt" w:type="dxa"/>
          </w:tcPr>
          <w:p w14:paraId="55D68696"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97.6% accuracy</w:t>
            </w:r>
          </w:p>
        </w:tc>
      </w:tr>
      <w:tr w:rsidR="008C0B0D" w:rsidRPr="008C0B0D" w14:paraId="5DE05E86" w14:textId="77777777" w:rsidTr="00DF02D3">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shd w:val="clear" w:color="auto" w:fill="FFFFFF" w:themeFill="background1"/>
          </w:tcPr>
          <w:p w14:paraId="7908C2EA"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2023</w:t>
            </w:r>
          </w:p>
        </w:tc>
        <w:tc>
          <w:tcPr>
            <w:tcW w:w="54pt" w:type="dxa"/>
            <w:shd w:val="clear" w:color="auto" w:fill="FFFFFF" w:themeFill="background1"/>
          </w:tcPr>
          <w:p w14:paraId="602A80CB"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Jahromi [19]</w:t>
            </w:r>
          </w:p>
        </w:tc>
        <w:tc>
          <w:tcPr>
            <w:tcW w:w="54pt" w:type="dxa"/>
            <w:shd w:val="clear" w:color="auto" w:fill="FFFFFF" w:themeFill="background1"/>
          </w:tcPr>
          <w:p w14:paraId="599BDA44"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Sensor-Based Features</w:t>
            </w:r>
          </w:p>
        </w:tc>
        <w:tc>
          <w:tcPr>
            <w:tcW w:w="54pt" w:type="dxa"/>
            <w:shd w:val="clear" w:color="auto" w:fill="FFFFFF" w:themeFill="background1"/>
          </w:tcPr>
          <w:p w14:paraId="4B113978"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Ransomware datasets</w:t>
            </w:r>
          </w:p>
        </w:tc>
        <w:tc>
          <w:tcPr>
            <w:tcW w:w="54pt" w:type="dxa"/>
            <w:shd w:val="clear" w:color="auto" w:fill="FFFFFF" w:themeFill="background1"/>
          </w:tcPr>
          <w:p w14:paraId="6ED69778"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Multiple</w:t>
            </w:r>
          </w:p>
        </w:tc>
        <w:tc>
          <w:tcPr>
            <w:tcW w:w="54pt" w:type="dxa"/>
            <w:shd w:val="clear" w:color="auto" w:fill="FFFFFF" w:themeFill="background1"/>
          </w:tcPr>
          <w:p w14:paraId="397DBF7E"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Optimized</w:t>
            </w:r>
          </w:p>
        </w:tc>
        <w:tc>
          <w:tcPr>
            <w:tcW w:w="54pt" w:type="dxa"/>
            <w:shd w:val="clear" w:color="auto" w:fill="FFFFFF" w:themeFill="background1"/>
          </w:tcPr>
          <w:p w14:paraId="28282A01"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ML Classifiers</w:t>
            </w:r>
          </w:p>
        </w:tc>
        <w:tc>
          <w:tcPr>
            <w:tcW w:w="54pt" w:type="dxa"/>
            <w:shd w:val="clear" w:color="auto" w:fill="FFFFFF" w:themeFill="background1"/>
          </w:tcPr>
          <w:p w14:paraId="27E02B0D"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95%+ detection rates</w:t>
            </w:r>
          </w:p>
        </w:tc>
      </w:tr>
      <w:tr w:rsidR="008C0B0D" w:rsidRPr="008C0B0D" w14:paraId="405B5F44" w14:textId="77777777" w:rsidTr="00B13EE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tcPr>
          <w:p w14:paraId="03971B7E"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2023</w:t>
            </w:r>
          </w:p>
        </w:tc>
        <w:tc>
          <w:tcPr>
            <w:tcW w:w="54pt" w:type="dxa"/>
          </w:tcPr>
          <w:p w14:paraId="570657F6"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Aliabadi [18]</w:t>
            </w:r>
          </w:p>
        </w:tc>
        <w:tc>
          <w:tcPr>
            <w:tcW w:w="54pt" w:type="dxa"/>
          </w:tcPr>
          <w:p w14:paraId="29695222"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WOA with Feature Selection</w:t>
            </w:r>
          </w:p>
        </w:tc>
        <w:tc>
          <w:tcPr>
            <w:tcW w:w="54pt" w:type="dxa"/>
          </w:tcPr>
          <w:p w14:paraId="4880AD0E"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IoT datasets</w:t>
            </w:r>
          </w:p>
        </w:tc>
        <w:tc>
          <w:tcPr>
            <w:tcW w:w="54pt" w:type="dxa"/>
          </w:tcPr>
          <w:p w14:paraId="0B7BCF9A"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Features</w:t>
            </w:r>
          </w:p>
        </w:tc>
        <w:tc>
          <w:tcPr>
            <w:tcW w:w="54pt" w:type="dxa"/>
          </w:tcPr>
          <w:p w14:paraId="27D7EE6F"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Selected subset</w:t>
            </w:r>
          </w:p>
        </w:tc>
        <w:tc>
          <w:tcPr>
            <w:tcW w:w="54pt" w:type="dxa"/>
          </w:tcPr>
          <w:p w14:paraId="21E2E79A"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Majority Voting</w:t>
            </w:r>
          </w:p>
        </w:tc>
        <w:tc>
          <w:tcPr>
            <w:tcW w:w="54pt" w:type="dxa"/>
          </w:tcPr>
          <w:p w14:paraId="18DBB92B"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Improved detection for IoT attacks</w:t>
            </w:r>
          </w:p>
        </w:tc>
      </w:tr>
      <w:tr w:rsidR="008C0B0D" w:rsidRPr="008C0B0D" w14:paraId="054947B1" w14:textId="77777777" w:rsidTr="00DF02D3">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shd w:val="clear" w:color="auto" w:fill="FFFFFF" w:themeFill="background1"/>
          </w:tcPr>
          <w:p w14:paraId="0C6299D5"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2022</w:t>
            </w:r>
          </w:p>
        </w:tc>
        <w:tc>
          <w:tcPr>
            <w:tcW w:w="54pt" w:type="dxa"/>
            <w:shd w:val="clear" w:color="auto" w:fill="FFFFFF" w:themeFill="background1"/>
          </w:tcPr>
          <w:p w14:paraId="3DB449F5"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Singh [28]</w:t>
            </w:r>
          </w:p>
        </w:tc>
        <w:tc>
          <w:tcPr>
            <w:tcW w:w="54pt" w:type="dxa"/>
            <w:shd w:val="clear" w:color="auto" w:fill="FFFFFF" w:themeFill="background1"/>
          </w:tcPr>
          <w:p w14:paraId="48862414"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Memory Analysis</w:t>
            </w:r>
          </w:p>
        </w:tc>
        <w:tc>
          <w:tcPr>
            <w:tcW w:w="54pt" w:type="dxa"/>
            <w:shd w:val="clear" w:color="auto" w:fill="FFFFFF" w:themeFill="background1"/>
          </w:tcPr>
          <w:p w14:paraId="5D22F891"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Process memory</w:t>
            </w:r>
          </w:p>
        </w:tc>
        <w:tc>
          <w:tcPr>
            <w:tcW w:w="54pt" w:type="dxa"/>
            <w:shd w:val="clear" w:color="auto" w:fill="FFFFFF" w:themeFill="background1"/>
          </w:tcPr>
          <w:p w14:paraId="21A6C2B2"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Runtime features</w:t>
            </w:r>
          </w:p>
        </w:tc>
        <w:tc>
          <w:tcPr>
            <w:tcW w:w="54pt" w:type="dxa"/>
            <w:shd w:val="clear" w:color="auto" w:fill="FFFFFF" w:themeFill="background1"/>
          </w:tcPr>
          <w:p w14:paraId="1587EF59"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N/A</w:t>
            </w:r>
          </w:p>
        </w:tc>
        <w:tc>
          <w:tcPr>
            <w:tcW w:w="54pt" w:type="dxa"/>
            <w:shd w:val="clear" w:color="auto" w:fill="FFFFFF" w:themeFill="background1"/>
          </w:tcPr>
          <w:p w14:paraId="1AF5E427"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Process-based detection</w:t>
            </w:r>
          </w:p>
        </w:tc>
        <w:tc>
          <w:tcPr>
            <w:tcW w:w="54pt" w:type="dxa"/>
            <w:shd w:val="clear" w:color="auto" w:fill="FFFFFF" w:themeFill="background1"/>
          </w:tcPr>
          <w:p w14:paraId="663E7632"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Ransomware identification via RAM</w:t>
            </w:r>
          </w:p>
        </w:tc>
      </w:tr>
      <w:tr w:rsidR="008C0B0D" w:rsidRPr="008C0B0D" w14:paraId="483C1D2E" w14:textId="77777777" w:rsidTr="00B13EE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tcPr>
          <w:p w14:paraId="674FF783"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2022</w:t>
            </w:r>
          </w:p>
        </w:tc>
        <w:tc>
          <w:tcPr>
            <w:tcW w:w="54pt" w:type="dxa"/>
          </w:tcPr>
          <w:p w14:paraId="01D74EDC"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Masum [25]</w:t>
            </w:r>
          </w:p>
        </w:tc>
        <w:tc>
          <w:tcPr>
            <w:tcW w:w="54pt" w:type="dxa"/>
          </w:tcPr>
          <w:p w14:paraId="3BF90179"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ML Classification</w:t>
            </w:r>
          </w:p>
        </w:tc>
        <w:tc>
          <w:tcPr>
            <w:tcW w:w="54pt" w:type="dxa"/>
          </w:tcPr>
          <w:p w14:paraId="5ABA5799"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Multiple datasets</w:t>
            </w:r>
          </w:p>
        </w:tc>
        <w:tc>
          <w:tcPr>
            <w:tcW w:w="54pt" w:type="dxa"/>
          </w:tcPr>
          <w:p w14:paraId="39BF74DB"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200+</w:t>
            </w:r>
          </w:p>
        </w:tc>
        <w:tc>
          <w:tcPr>
            <w:tcW w:w="54pt" w:type="dxa"/>
          </w:tcPr>
          <w:p w14:paraId="00F2BB19"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Varied</w:t>
            </w:r>
          </w:p>
        </w:tc>
        <w:tc>
          <w:tcPr>
            <w:tcW w:w="54pt" w:type="dxa"/>
          </w:tcPr>
          <w:p w14:paraId="7B0050C5"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Random Forest &amp; SVM</w:t>
            </w:r>
          </w:p>
        </w:tc>
        <w:tc>
          <w:tcPr>
            <w:tcW w:w="54pt" w:type="dxa"/>
          </w:tcPr>
          <w:p w14:paraId="56279997"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96.0%+ accuracy</w:t>
            </w:r>
          </w:p>
        </w:tc>
      </w:tr>
      <w:tr w:rsidR="008C0B0D" w:rsidRPr="008C0B0D" w14:paraId="6E0E14A4" w14:textId="77777777" w:rsidTr="00DF02D3">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shd w:val="clear" w:color="auto" w:fill="FFFFFF" w:themeFill="background1"/>
          </w:tcPr>
          <w:p w14:paraId="45385A0F"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2021</w:t>
            </w:r>
          </w:p>
        </w:tc>
        <w:tc>
          <w:tcPr>
            <w:tcW w:w="54pt" w:type="dxa"/>
            <w:shd w:val="clear" w:color="auto" w:fill="FFFFFF" w:themeFill="background1"/>
          </w:tcPr>
          <w:p w14:paraId="1DE3BDF4"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Sneha [5]</w:t>
            </w:r>
          </w:p>
        </w:tc>
        <w:tc>
          <w:tcPr>
            <w:tcW w:w="54pt" w:type="dxa"/>
            <w:shd w:val="clear" w:color="auto" w:fill="FFFFFF" w:themeFill="background1"/>
          </w:tcPr>
          <w:p w14:paraId="44FAFE93"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Survey</w:t>
            </w:r>
          </w:p>
        </w:tc>
        <w:tc>
          <w:tcPr>
            <w:tcW w:w="54pt" w:type="dxa"/>
            <w:shd w:val="clear" w:color="auto" w:fill="FFFFFF" w:themeFill="background1"/>
          </w:tcPr>
          <w:p w14:paraId="6C052B6F"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Literature (static)</w:t>
            </w:r>
          </w:p>
        </w:tc>
        <w:tc>
          <w:tcPr>
            <w:tcW w:w="54pt" w:type="dxa"/>
            <w:shd w:val="clear" w:color="auto" w:fill="FFFFFF" w:themeFill="background1"/>
          </w:tcPr>
          <w:p w14:paraId="1D603FF5"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Static features</w:t>
            </w:r>
          </w:p>
        </w:tc>
        <w:tc>
          <w:tcPr>
            <w:tcW w:w="54pt" w:type="dxa"/>
            <w:shd w:val="clear" w:color="auto" w:fill="FFFFFF" w:themeFill="background1"/>
          </w:tcPr>
          <w:p w14:paraId="10824C95"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N/A</w:t>
            </w:r>
          </w:p>
        </w:tc>
        <w:tc>
          <w:tcPr>
            <w:tcW w:w="54pt" w:type="dxa"/>
            <w:shd w:val="clear" w:color="auto" w:fill="FFFFFF" w:themeFill="background1"/>
          </w:tcPr>
          <w:p w14:paraId="71C0BAE8"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Comparative analysis</w:t>
            </w:r>
          </w:p>
        </w:tc>
        <w:tc>
          <w:tcPr>
            <w:tcW w:w="54pt" w:type="dxa"/>
            <w:shd w:val="clear" w:color="auto" w:fill="FFFFFF" w:themeFill="background1"/>
          </w:tcPr>
          <w:p w14:paraId="09CF3AC4"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Detection limitations documented</w:t>
            </w:r>
          </w:p>
        </w:tc>
      </w:tr>
      <w:tr w:rsidR="008C0B0D" w:rsidRPr="008C0B0D" w14:paraId="2B0A9FE7" w14:textId="77777777" w:rsidTr="00B13EE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tcPr>
          <w:p w14:paraId="2D3AD48F"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2021</w:t>
            </w:r>
          </w:p>
        </w:tc>
        <w:tc>
          <w:tcPr>
            <w:tcW w:w="54pt" w:type="dxa"/>
          </w:tcPr>
          <w:p w14:paraId="44F94AE4"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proofErr w:type="spellStart"/>
            <w:r w:rsidRPr="008C0B0D">
              <w:rPr>
                <w:rFonts w:cs="Times New Roman"/>
                <w:sz w:val="18"/>
                <w:szCs w:val="18"/>
              </w:rPr>
              <w:t>Sihwail</w:t>
            </w:r>
            <w:proofErr w:type="spellEnd"/>
            <w:r w:rsidRPr="008C0B0D">
              <w:rPr>
                <w:rFonts w:cs="Times New Roman"/>
                <w:sz w:val="18"/>
                <w:szCs w:val="18"/>
              </w:rPr>
              <w:t xml:space="preserve"> [8]</w:t>
            </w:r>
          </w:p>
        </w:tc>
        <w:tc>
          <w:tcPr>
            <w:tcW w:w="54pt" w:type="dxa"/>
          </w:tcPr>
          <w:p w14:paraId="2ABAD79C"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Memory Forensics</w:t>
            </w:r>
          </w:p>
        </w:tc>
        <w:tc>
          <w:tcPr>
            <w:tcW w:w="54pt" w:type="dxa"/>
          </w:tcPr>
          <w:p w14:paraId="5CEE39C9"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proofErr w:type="spellStart"/>
            <w:r w:rsidRPr="008C0B0D">
              <w:rPr>
                <w:rFonts w:cs="Times New Roman"/>
                <w:sz w:val="18"/>
                <w:szCs w:val="18"/>
              </w:rPr>
              <w:t>MalwareBazaar</w:t>
            </w:r>
            <w:proofErr w:type="spellEnd"/>
            <w:r w:rsidRPr="008C0B0D">
              <w:rPr>
                <w:rFonts w:cs="Times New Roman"/>
                <w:sz w:val="18"/>
                <w:szCs w:val="18"/>
              </w:rPr>
              <w:t xml:space="preserve"> execution-derived features</w:t>
            </w:r>
          </w:p>
        </w:tc>
        <w:tc>
          <w:tcPr>
            <w:tcW w:w="54pt" w:type="dxa"/>
          </w:tcPr>
          <w:p w14:paraId="3A2BC41D"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86</w:t>
            </w:r>
          </w:p>
        </w:tc>
        <w:tc>
          <w:tcPr>
            <w:tcW w:w="54pt" w:type="dxa"/>
          </w:tcPr>
          <w:p w14:paraId="3C0F5C2F"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25</w:t>
            </w:r>
          </w:p>
        </w:tc>
        <w:tc>
          <w:tcPr>
            <w:tcW w:w="54pt" w:type="dxa"/>
          </w:tcPr>
          <w:p w14:paraId="34505423"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SVM + RF</w:t>
            </w:r>
          </w:p>
        </w:tc>
        <w:tc>
          <w:tcPr>
            <w:tcW w:w="54pt" w:type="dxa"/>
          </w:tcPr>
          <w:p w14:paraId="08B88D1F"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97.0% accuracy</w:t>
            </w:r>
          </w:p>
        </w:tc>
      </w:tr>
      <w:tr w:rsidR="008C0B0D" w:rsidRPr="008C0B0D" w14:paraId="74817F98" w14:textId="77777777" w:rsidTr="00DF02D3">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shd w:val="clear" w:color="auto" w:fill="FFFFFF" w:themeFill="background1"/>
          </w:tcPr>
          <w:p w14:paraId="51A518E3"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2021</w:t>
            </w:r>
          </w:p>
        </w:tc>
        <w:tc>
          <w:tcPr>
            <w:tcW w:w="54pt" w:type="dxa"/>
            <w:shd w:val="clear" w:color="auto" w:fill="FFFFFF" w:themeFill="background1"/>
          </w:tcPr>
          <w:p w14:paraId="45B8B09B"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Ahmadi [20]</w:t>
            </w:r>
          </w:p>
        </w:tc>
        <w:tc>
          <w:tcPr>
            <w:tcW w:w="54pt" w:type="dxa"/>
            <w:shd w:val="clear" w:color="auto" w:fill="FFFFFF" w:themeFill="background1"/>
          </w:tcPr>
          <w:p w14:paraId="595BF29D"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Optimization survey</w:t>
            </w:r>
          </w:p>
        </w:tc>
        <w:tc>
          <w:tcPr>
            <w:tcW w:w="54pt" w:type="dxa"/>
            <w:shd w:val="clear" w:color="auto" w:fill="FFFFFF" w:themeFill="background1"/>
          </w:tcPr>
          <w:p w14:paraId="377755BD"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Literature (cyber)</w:t>
            </w:r>
          </w:p>
        </w:tc>
        <w:tc>
          <w:tcPr>
            <w:tcW w:w="54pt" w:type="dxa"/>
            <w:shd w:val="clear" w:color="auto" w:fill="FFFFFF" w:themeFill="background1"/>
          </w:tcPr>
          <w:p w14:paraId="7821124B"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General features</w:t>
            </w:r>
          </w:p>
        </w:tc>
        <w:tc>
          <w:tcPr>
            <w:tcW w:w="54pt" w:type="dxa"/>
            <w:shd w:val="clear" w:color="auto" w:fill="FFFFFF" w:themeFill="background1"/>
          </w:tcPr>
          <w:p w14:paraId="27C7B0E6"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N/A</w:t>
            </w:r>
          </w:p>
        </w:tc>
        <w:tc>
          <w:tcPr>
            <w:tcW w:w="54pt" w:type="dxa"/>
            <w:shd w:val="clear" w:color="auto" w:fill="FFFFFF" w:themeFill="background1"/>
          </w:tcPr>
          <w:p w14:paraId="32DA1F87"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Analytical</w:t>
            </w:r>
          </w:p>
        </w:tc>
        <w:tc>
          <w:tcPr>
            <w:tcW w:w="54pt" w:type="dxa"/>
            <w:shd w:val="clear" w:color="auto" w:fill="FFFFFF" w:themeFill="background1"/>
          </w:tcPr>
          <w:p w14:paraId="74F84BD1"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Efficient feature selection methods</w:t>
            </w:r>
          </w:p>
        </w:tc>
      </w:tr>
      <w:tr w:rsidR="008C0B0D" w:rsidRPr="008C0B0D" w14:paraId="10DD4CA3" w14:textId="77777777" w:rsidTr="00B13EE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tcPr>
          <w:p w14:paraId="2708CF00"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2020</w:t>
            </w:r>
          </w:p>
        </w:tc>
        <w:tc>
          <w:tcPr>
            <w:tcW w:w="54pt" w:type="dxa"/>
          </w:tcPr>
          <w:p w14:paraId="17F9F251"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Gao [14]</w:t>
            </w:r>
          </w:p>
        </w:tc>
        <w:tc>
          <w:tcPr>
            <w:tcW w:w="54pt" w:type="dxa"/>
          </w:tcPr>
          <w:p w14:paraId="6AD1D38E"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Improved WOA</w:t>
            </w:r>
          </w:p>
        </w:tc>
        <w:tc>
          <w:tcPr>
            <w:tcW w:w="54pt" w:type="dxa"/>
          </w:tcPr>
          <w:p w14:paraId="0EADEF64"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Benchmark functions</w:t>
            </w:r>
          </w:p>
        </w:tc>
        <w:tc>
          <w:tcPr>
            <w:tcW w:w="54pt" w:type="dxa"/>
          </w:tcPr>
          <w:p w14:paraId="41C58C18"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30</w:t>
            </w:r>
          </w:p>
        </w:tc>
        <w:tc>
          <w:tcPr>
            <w:tcW w:w="54pt" w:type="dxa"/>
          </w:tcPr>
          <w:p w14:paraId="529C5A78"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12</w:t>
            </w:r>
          </w:p>
        </w:tc>
        <w:tc>
          <w:tcPr>
            <w:tcW w:w="54pt" w:type="dxa"/>
          </w:tcPr>
          <w:p w14:paraId="5347A10F"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Enhanced algorithm</w:t>
            </w:r>
          </w:p>
        </w:tc>
        <w:tc>
          <w:tcPr>
            <w:tcW w:w="54pt" w:type="dxa"/>
          </w:tcPr>
          <w:p w14:paraId="7DFA92C3"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Improved convergence via Cellular Automata</w:t>
            </w:r>
          </w:p>
        </w:tc>
      </w:tr>
      <w:tr w:rsidR="008C0B0D" w:rsidRPr="008C0B0D" w14:paraId="6CF2BBB2" w14:textId="77777777" w:rsidTr="00DF02D3">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shd w:val="clear" w:color="auto" w:fill="FFFFFF" w:themeFill="background1"/>
          </w:tcPr>
          <w:p w14:paraId="14D1BE31"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2019</w:t>
            </w:r>
          </w:p>
        </w:tc>
        <w:tc>
          <w:tcPr>
            <w:tcW w:w="54pt" w:type="dxa"/>
            <w:shd w:val="clear" w:color="auto" w:fill="FFFFFF" w:themeFill="background1"/>
          </w:tcPr>
          <w:p w14:paraId="4D7A2163"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proofErr w:type="spellStart"/>
            <w:r w:rsidRPr="008C0B0D">
              <w:rPr>
                <w:rFonts w:cs="Times New Roman"/>
                <w:sz w:val="18"/>
                <w:szCs w:val="18"/>
              </w:rPr>
              <w:t>Sharawi</w:t>
            </w:r>
            <w:proofErr w:type="spellEnd"/>
            <w:r w:rsidRPr="008C0B0D">
              <w:rPr>
                <w:rFonts w:cs="Times New Roman"/>
                <w:sz w:val="18"/>
                <w:szCs w:val="18"/>
              </w:rPr>
              <w:t xml:space="preserve"> [15]</w:t>
            </w:r>
          </w:p>
        </w:tc>
        <w:tc>
          <w:tcPr>
            <w:tcW w:w="54pt" w:type="dxa"/>
            <w:shd w:val="clear" w:color="auto" w:fill="FFFFFF" w:themeFill="background1"/>
          </w:tcPr>
          <w:p w14:paraId="615FA6A8"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Feature Selection</w:t>
            </w:r>
          </w:p>
        </w:tc>
        <w:tc>
          <w:tcPr>
            <w:tcW w:w="54pt" w:type="dxa"/>
            <w:shd w:val="clear" w:color="auto" w:fill="FFFFFF" w:themeFill="background1"/>
          </w:tcPr>
          <w:p w14:paraId="2D89771D"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Benchmark</w:t>
            </w:r>
          </w:p>
        </w:tc>
        <w:tc>
          <w:tcPr>
            <w:tcW w:w="54pt" w:type="dxa"/>
            <w:shd w:val="clear" w:color="auto" w:fill="FFFFFF" w:themeFill="background1"/>
          </w:tcPr>
          <w:p w14:paraId="0DAB6596"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N/A</w:t>
            </w:r>
          </w:p>
        </w:tc>
        <w:tc>
          <w:tcPr>
            <w:tcW w:w="54pt" w:type="dxa"/>
            <w:shd w:val="clear" w:color="auto" w:fill="FFFFFF" w:themeFill="background1"/>
          </w:tcPr>
          <w:p w14:paraId="0364DB00"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N/A</w:t>
            </w:r>
          </w:p>
        </w:tc>
        <w:tc>
          <w:tcPr>
            <w:tcW w:w="54pt" w:type="dxa"/>
            <w:shd w:val="clear" w:color="auto" w:fill="FFFFFF" w:themeFill="background1"/>
          </w:tcPr>
          <w:p w14:paraId="4F32489F"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WOA Approach</w:t>
            </w:r>
          </w:p>
        </w:tc>
        <w:tc>
          <w:tcPr>
            <w:tcW w:w="54pt" w:type="dxa"/>
            <w:shd w:val="clear" w:color="auto" w:fill="FFFFFF" w:themeFill="background1"/>
          </w:tcPr>
          <w:p w14:paraId="5718C963"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High-dimensional feature selection</w:t>
            </w:r>
          </w:p>
        </w:tc>
      </w:tr>
      <w:tr w:rsidR="008C0B0D" w:rsidRPr="008C0B0D" w14:paraId="39129A37" w14:textId="77777777" w:rsidTr="00B13EE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tcPr>
          <w:p w14:paraId="3717889C"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2017</w:t>
            </w:r>
          </w:p>
        </w:tc>
        <w:tc>
          <w:tcPr>
            <w:tcW w:w="54pt" w:type="dxa"/>
          </w:tcPr>
          <w:p w14:paraId="1CE0A6B6"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proofErr w:type="spellStart"/>
            <w:r w:rsidRPr="008C0B0D">
              <w:rPr>
                <w:rFonts w:cs="Times New Roman"/>
                <w:sz w:val="18"/>
                <w:szCs w:val="18"/>
              </w:rPr>
              <w:t>Vinayakumar</w:t>
            </w:r>
            <w:proofErr w:type="spellEnd"/>
            <w:r w:rsidRPr="008C0B0D">
              <w:rPr>
                <w:rFonts w:cs="Times New Roman"/>
                <w:sz w:val="18"/>
                <w:szCs w:val="18"/>
              </w:rPr>
              <w:t xml:space="preserve"> [3]</w:t>
            </w:r>
          </w:p>
        </w:tc>
        <w:tc>
          <w:tcPr>
            <w:tcW w:w="54pt" w:type="dxa"/>
          </w:tcPr>
          <w:p w14:paraId="71684604"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DNN</w:t>
            </w:r>
          </w:p>
        </w:tc>
        <w:tc>
          <w:tcPr>
            <w:tcW w:w="54pt" w:type="dxa"/>
          </w:tcPr>
          <w:p w14:paraId="4853069B"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EMBER</w:t>
            </w:r>
          </w:p>
        </w:tc>
        <w:tc>
          <w:tcPr>
            <w:tcW w:w="54pt" w:type="dxa"/>
          </w:tcPr>
          <w:p w14:paraId="34314B97"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2381</w:t>
            </w:r>
          </w:p>
        </w:tc>
        <w:tc>
          <w:tcPr>
            <w:tcW w:w="54pt" w:type="dxa"/>
          </w:tcPr>
          <w:p w14:paraId="622DAD2E"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Full set</w:t>
            </w:r>
          </w:p>
        </w:tc>
        <w:tc>
          <w:tcPr>
            <w:tcW w:w="54pt" w:type="dxa"/>
          </w:tcPr>
          <w:p w14:paraId="0D59A8F0"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Deep Neural Network</w:t>
            </w:r>
          </w:p>
        </w:tc>
        <w:tc>
          <w:tcPr>
            <w:tcW w:w="54pt" w:type="dxa"/>
          </w:tcPr>
          <w:p w14:paraId="43B2AFE4"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97.9% accuracy</w:t>
            </w:r>
          </w:p>
        </w:tc>
      </w:tr>
      <w:tr w:rsidR="008C0B0D" w:rsidRPr="008C0B0D" w14:paraId="37AAEAB5" w14:textId="77777777" w:rsidTr="00DF02D3">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shd w:val="clear" w:color="auto" w:fill="FFFFFF" w:themeFill="background1"/>
          </w:tcPr>
          <w:p w14:paraId="19B30866"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2016</w:t>
            </w:r>
          </w:p>
        </w:tc>
        <w:tc>
          <w:tcPr>
            <w:tcW w:w="54pt" w:type="dxa"/>
            <w:shd w:val="clear" w:color="auto" w:fill="FFFFFF" w:themeFill="background1"/>
          </w:tcPr>
          <w:p w14:paraId="0455F16C"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proofErr w:type="spellStart"/>
            <w:r w:rsidRPr="008C0B0D">
              <w:rPr>
                <w:rFonts w:cs="Times New Roman"/>
                <w:sz w:val="18"/>
                <w:szCs w:val="18"/>
              </w:rPr>
              <w:t>Acharjya</w:t>
            </w:r>
            <w:proofErr w:type="spellEnd"/>
            <w:r w:rsidRPr="008C0B0D">
              <w:rPr>
                <w:rFonts w:cs="Times New Roman"/>
                <w:sz w:val="18"/>
                <w:szCs w:val="18"/>
              </w:rPr>
              <w:t xml:space="preserve"> [42]</w:t>
            </w:r>
          </w:p>
        </w:tc>
        <w:tc>
          <w:tcPr>
            <w:tcW w:w="54pt" w:type="dxa"/>
            <w:shd w:val="clear" w:color="auto" w:fill="FFFFFF" w:themeFill="background1"/>
          </w:tcPr>
          <w:p w14:paraId="701B70D5"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Survey</w:t>
            </w:r>
          </w:p>
        </w:tc>
        <w:tc>
          <w:tcPr>
            <w:tcW w:w="54pt" w:type="dxa"/>
            <w:shd w:val="clear" w:color="auto" w:fill="FFFFFF" w:themeFill="background1"/>
          </w:tcPr>
          <w:p w14:paraId="67C488D9"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Literature (malware)</w:t>
            </w:r>
          </w:p>
        </w:tc>
        <w:tc>
          <w:tcPr>
            <w:tcW w:w="54pt" w:type="dxa"/>
            <w:shd w:val="clear" w:color="auto" w:fill="FFFFFF" w:themeFill="background1"/>
          </w:tcPr>
          <w:p w14:paraId="79C2D534"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Malware features</w:t>
            </w:r>
          </w:p>
        </w:tc>
        <w:tc>
          <w:tcPr>
            <w:tcW w:w="54pt" w:type="dxa"/>
            <w:shd w:val="clear" w:color="auto" w:fill="FFFFFF" w:themeFill="background1"/>
          </w:tcPr>
          <w:p w14:paraId="427A2D11"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N/A</w:t>
            </w:r>
          </w:p>
        </w:tc>
        <w:tc>
          <w:tcPr>
            <w:tcW w:w="54pt" w:type="dxa"/>
            <w:shd w:val="clear" w:color="auto" w:fill="FFFFFF" w:themeFill="background1"/>
          </w:tcPr>
          <w:p w14:paraId="641FC4B5"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Survey</w:t>
            </w:r>
          </w:p>
        </w:tc>
        <w:tc>
          <w:tcPr>
            <w:tcW w:w="54pt" w:type="dxa"/>
            <w:shd w:val="clear" w:color="auto" w:fill="FFFFFF" w:themeFill="background1"/>
          </w:tcPr>
          <w:p w14:paraId="31CA444C" w14:textId="77777777" w:rsidR="008C0B0D" w:rsidRPr="008C0B0D" w:rsidRDefault="008C0B0D" w:rsidP="00B13EE1">
            <w:pPr>
              <w:cnfStyle w:firstRow="0" w:lastRow="0" w:firstColumn="0" w:lastColumn="0" w:oddVBand="0" w:evenVBand="0" w:oddHBand="0" w:evenHBand="1" w:firstRowFirstColumn="0" w:firstRowLastColumn="0" w:lastRowFirstColumn="0" w:lastRowLastColumn="0"/>
              <w:rPr>
                <w:rFonts w:cs="Times New Roman"/>
                <w:sz w:val="18"/>
                <w:szCs w:val="18"/>
              </w:rPr>
            </w:pPr>
            <w:r w:rsidRPr="008C0B0D">
              <w:rPr>
                <w:rFonts w:cs="Times New Roman"/>
                <w:sz w:val="18"/>
                <w:szCs w:val="18"/>
              </w:rPr>
              <w:t>Classification overview</w:t>
            </w:r>
          </w:p>
        </w:tc>
      </w:tr>
      <w:tr w:rsidR="008C0B0D" w:rsidRPr="008C0B0D" w14:paraId="51DD9F1E" w14:textId="77777777" w:rsidTr="00B13EE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pt" w:type="dxa"/>
          </w:tcPr>
          <w:p w14:paraId="32FAE617" w14:textId="77777777" w:rsidR="008C0B0D" w:rsidRPr="008C0B0D" w:rsidRDefault="008C0B0D" w:rsidP="00B13EE1">
            <w:pPr>
              <w:rPr>
                <w:rFonts w:ascii="Times New Roman" w:hAnsi="Times New Roman" w:cs="Times New Roman"/>
                <w:sz w:val="18"/>
                <w:szCs w:val="18"/>
              </w:rPr>
            </w:pPr>
            <w:r w:rsidRPr="008C0B0D">
              <w:rPr>
                <w:rFonts w:ascii="Times New Roman" w:hAnsi="Times New Roman" w:cs="Times New Roman"/>
                <w:sz w:val="18"/>
                <w:szCs w:val="18"/>
              </w:rPr>
              <w:t>2013</w:t>
            </w:r>
          </w:p>
        </w:tc>
        <w:tc>
          <w:tcPr>
            <w:tcW w:w="54pt" w:type="dxa"/>
          </w:tcPr>
          <w:p w14:paraId="5E59CD01"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proofErr w:type="spellStart"/>
            <w:r w:rsidRPr="008C0B0D">
              <w:rPr>
                <w:rFonts w:cs="Times New Roman"/>
                <w:sz w:val="18"/>
                <w:szCs w:val="18"/>
              </w:rPr>
              <w:t>Jadidi</w:t>
            </w:r>
            <w:proofErr w:type="spellEnd"/>
            <w:r w:rsidRPr="008C0B0D">
              <w:rPr>
                <w:rFonts w:cs="Times New Roman"/>
                <w:sz w:val="18"/>
                <w:szCs w:val="18"/>
              </w:rPr>
              <w:t xml:space="preserve"> [17]</w:t>
            </w:r>
          </w:p>
        </w:tc>
        <w:tc>
          <w:tcPr>
            <w:tcW w:w="54pt" w:type="dxa"/>
          </w:tcPr>
          <w:p w14:paraId="361A9899"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Bare-metal analysis</w:t>
            </w:r>
          </w:p>
        </w:tc>
        <w:tc>
          <w:tcPr>
            <w:tcW w:w="54pt" w:type="dxa"/>
          </w:tcPr>
          <w:p w14:paraId="355CFB60"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Hardware-level</w:t>
            </w:r>
          </w:p>
        </w:tc>
        <w:tc>
          <w:tcPr>
            <w:tcW w:w="54pt" w:type="dxa"/>
          </w:tcPr>
          <w:p w14:paraId="4B246AE4"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Runtime behavior</w:t>
            </w:r>
          </w:p>
        </w:tc>
        <w:tc>
          <w:tcPr>
            <w:tcW w:w="54pt" w:type="dxa"/>
          </w:tcPr>
          <w:p w14:paraId="4F257E93"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N/A</w:t>
            </w:r>
          </w:p>
        </w:tc>
        <w:tc>
          <w:tcPr>
            <w:tcW w:w="54pt" w:type="dxa"/>
          </w:tcPr>
          <w:p w14:paraId="6C75ADC2"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proofErr w:type="spellStart"/>
            <w:r w:rsidRPr="008C0B0D">
              <w:rPr>
                <w:rFonts w:cs="Times New Roman"/>
                <w:sz w:val="18"/>
                <w:szCs w:val="18"/>
              </w:rPr>
              <w:t>BareCloud</w:t>
            </w:r>
            <w:proofErr w:type="spellEnd"/>
            <w:r w:rsidRPr="008C0B0D">
              <w:rPr>
                <w:rFonts w:cs="Times New Roman"/>
                <w:sz w:val="18"/>
                <w:szCs w:val="18"/>
              </w:rPr>
              <w:t xml:space="preserve"> system</w:t>
            </w:r>
          </w:p>
        </w:tc>
        <w:tc>
          <w:tcPr>
            <w:tcW w:w="54pt" w:type="dxa"/>
          </w:tcPr>
          <w:p w14:paraId="7997DBF1" w14:textId="77777777" w:rsidR="008C0B0D" w:rsidRPr="008C0B0D" w:rsidRDefault="008C0B0D" w:rsidP="00B13EE1">
            <w:pPr>
              <w:cnfStyle w:firstRow="0" w:lastRow="0" w:firstColumn="0" w:lastColumn="0" w:oddVBand="0" w:evenVBand="0" w:oddHBand="1" w:evenHBand="0" w:firstRowFirstColumn="0" w:firstRowLastColumn="0" w:lastRowFirstColumn="0" w:lastRowLastColumn="0"/>
              <w:rPr>
                <w:rFonts w:cs="Times New Roman"/>
                <w:sz w:val="18"/>
                <w:szCs w:val="18"/>
              </w:rPr>
            </w:pPr>
            <w:r w:rsidRPr="008C0B0D">
              <w:rPr>
                <w:rFonts w:cs="Times New Roman"/>
                <w:sz w:val="18"/>
                <w:szCs w:val="18"/>
              </w:rPr>
              <w:t>Evasion resistance demonstrated</w:t>
            </w:r>
          </w:p>
        </w:tc>
      </w:tr>
    </w:tbl>
    <w:p w14:paraId="7B27B5A6" w14:textId="77777777" w:rsidR="001E3A7E" w:rsidRDefault="001E3A7E" w:rsidP="00300B67">
      <w:pPr>
        <w:spacing w:before="3pt" w:after="3pt" w:line="13.80pt" w:lineRule="auto"/>
        <w:jc w:val="both"/>
        <w:rPr>
          <w:sz w:val="18"/>
          <w:szCs w:val="18"/>
        </w:rPr>
        <w:sectPr w:rsidR="001E3A7E" w:rsidSect="00300B67">
          <w:pgSz w:w="595.30pt" w:h="841.90pt" w:code="9"/>
          <w:pgMar w:top="53.85pt" w:right="44.50pt" w:bottom="72pt" w:left="44.50pt" w:header="36pt" w:footer="36pt" w:gutter="0pt"/>
          <w:cols w:space="12.20pt"/>
          <w:docGrid w:linePitch="360"/>
        </w:sectPr>
      </w:pPr>
    </w:p>
    <w:p w14:paraId="47662DA3" w14:textId="77777777" w:rsidR="00342DDA" w:rsidRPr="00300B67" w:rsidRDefault="00342DDA" w:rsidP="00300B67">
      <w:pPr>
        <w:spacing w:before="3pt" w:after="3pt" w:line="13.80pt" w:lineRule="auto"/>
        <w:jc w:val="both"/>
        <w:rPr>
          <w:sz w:val="18"/>
          <w:szCs w:val="18"/>
        </w:rPr>
      </w:pPr>
    </w:p>
    <w:p w14:paraId="6A89C6C4" w14:textId="43AF8409" w:rsidR="00342DDA" w:rsidRDefault="00342DDA" w:rsidP="00816AEB">
      <w:pPr>
        <w:pStyle w:val="Heading2"/>
        <w:ind w:start="14.40pt"/>
      </w:pPr>
      <w:r>
        <w:t>Benchmark Sources and Application-Driven Analysis (Table III)</w:t>
      </w:r>
    </w:p>
    <w:p w14:paraId="2229E0E1" w14:textId="70688EA7" w:rsidR="001E3A7E" w:rsidRDefault="00714BE9" w:rsidP="001E3A7E">
      <w:pPr>
        <w:spacing w:after="4pt"/>
        <w:jc w:val="both"/>
      </w:pPr>
      <w:r w:rsidRPr="00714BE9">
        <w:t>Table III summarizes the four primary benchmark datasets used across the surveyed literature. The existing problem of cross-dataset generalization remains unsolved because WOA's adaptive feature weighting method partially addresses distributional shift but fails to eliminate the performance gap between benchmark tests and actual field applications. The community needs a single benchmark repository which will provide ongoing updates to current threat information because existing datasets use different methods for construction and sampling and malware families included in them</w:t>
      </w:r>
      <w:r w:rsidR="001E3A7E" w:rsidRPr="00A212CD">
        <w:t>.</w:t>
      </w:r>
    </w:p>
    <w:p w14:paraId="68613015" w14:textId="77777777" w:rsidR="006C0532" w:rsidRPr="001E3A7E" w:rsidRDefault="006C0532" w:rsidP="001E3A7E">
      <w:pPr>
        <w:spacing w:after="4pt"/>
        <w:jc w:val="both"/>
      </w:pPr>
    </w:p>
    <w:p w14:paraId="5209E634" w14:textId="6F2CBBB4" w:rsidR="001E3A7E" w:rsidRPr="006C0532" w:rsidRDefault="001E3A7E" w:rsidP="006C0532">
      <w:pPr>
        <w:spacing w:before="6pt" w:after="1pt"/>
        <w:jc w:val="start"/>
        <w:rPr>
          <w:b/>
          <w:bCs/>
        </w:rPr>
      </w:pPr>
      <w:r w:rsidRPr="006C0532">
        <w:rPr>
          <w:b/>
          <w:bCs/>
          <w:caps/>
        </w:rPr>
        <w:t>TABLE III</w:t>
      </w:r>
    </w:p>
    <w:p w14:paraId="429B34D4" w14:textId="395D7D21" w:rsidR="00342DDA" w:rsidRPr="006C0532" w:rsidRDefault="0024646B" w:rsidP="006C0532">
      <w:pPr>
        <w:spacing w:after="3pt"/>
        <w:jc w:val="start"/>
        <w:rPr>
          <w:b/>
          <w:bCs/>
        </w:rPr>
      </w:pPr>
      <w:r w:rsidRPr="006C0532">
        <w:rPr>
          <w:b/>
          <w:bCs/>
        </w:rPr>
        <w:t>B</w:t>
      </w:r>
      <w:r w:rsidR="006C0532" w:rsidRPr="006C0532">
        <w:rPr>
          <w:b/>
          <w:bCs/>
        </w:rPr>
        <w:t>enchmark Dataset Characteristics</w:t>
      </w:r>
    </w:p>
    <w:tbl>
      <w:tblPr>
        <w:tblStyle w:val="LightGrid-Accent1"/>
        <w:tblW w:w="0pt" w:type="dxa"/>
        <w:tblLook w:firstRow="1" w:lastRow="0" w:firstColumn="1" w:lastColumn="0" w:noHBand="0" w:noVBand="1"/>
      </w:tblPr>
      <w:tblGrid>
        <w:gridCol w:w="1002"/>
        <w:gridCol w:w="658"/>
        <w:gridCol w:w="664"/>
        <w:gridCol w:w="712"/>
        <w:gridCol w:w="1010"/>
        <w:gridCol w:w="875"/>
      </w:tblGrid>
      <w:tr w:rsidR="001E3A7E" w:rsidRPr="001E3A7E" w14:paraId="068E9778" w14:textId="77777777" w:rsidTr="001E3A7E">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0pt" w:type="dxa"/>
            <w:shd w:val="clear" w:color="auto" w:fill="2E74B5" w:themeFill="accent1" w:themeFillShade="BF"/>
            <w:hideMark/>
          </w:tcPr>
          <w:p w14:paraId="0BDFC256" w14:textId="77777777" w:rsidR="001E3A7E" w:rsidRPr="001E3A7E" w:rsidRDefault="001E3A7E" w:rsidP="001E3A7E">
            <w:pPr>
              <w:jc w:val="both"/>
              <w:rPr>
                <w:rFonts w:ascii="Times New Roman" w:hAnsi="Times New Roman" w:cs="Times New Roman"/>
                <w:color w:val="FFFFFF" w:themeColor="background1"/>
                <w:sz w:val="18"/>
                <w:szCs w:val="18"/>
                <w:lang w:val="en-IN"/>
              </w:rPr>
            </w:pPr>
            <w:r w:rsidRPr="001E3A7E">
              <w:rPr>
                <w:rFonts w:ascii="Times New Roman" w:hAnsi="Times New Roman" w:cs="Times New Roman"/>
                <w:color w:val="FFFFFF" w:themeColor="background1"/>
                <w:sz w:val="18"/>
                <w:szCs w:val="18"/>
                <w:lang w:val="en-IN"/>
              </w:rPr>
              <w:t>Dataset</w:t>
            </w:r>
          </w:p>
        </w:tc>
        <w:tc>
          <w:tcPr>
            <w:tcW w:w="0pt" w:type="dxa"/>
            <w:shd w:val="clear" w:color="auto" w:fill="2E74B5" w:themeFill="accent1" w:themeFillShade="BF"/>
            <w:hideMark/>
          </w:tcPr>
          <w:p w14:paraId="222F0B40" w14:textId="77777777" w:rsidR="001E3A7E" w:rsidRPr="001E3A7E" w:rsidRDefault="001E3A7E" w:rsidP="001E3A7E">
            <w:pPr>
              <w:jc w:val="both"/>
              <w:cnfStyle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18"/>
                <w:szCs w:val="18"/>
                <w:lang w:val="en-IN"/>
              </w:rPr>
            </w:pPr>
            <w:r w:rsidRPr="001E3A7E">
              <w:rPr>
                <w:rFonts w:ascii="Times New Roman" w:hAnsi="Times New Roman" w:cs="Times New Roman"/>
                <w:color w:val="FFFFFF" w:themeColor="background1"/>
                <w:sz w:val="18"/>
                <w:szCs w:val="18"/>
                <w:lang w:val="en-IN"/>
              </w:rPr>
              <w:t>Samples</w:t>
            </w:r>
          </w:p>
        </w:tc>
        <w:tc>
          <w:tcPr>
            <w:tcW w:w="0pt" w:type="dxa"/>
            <w:shd w:val="clear" w:color="auto" w:fill="2E74B5" w:themeFill="accent1" w:themeFillShade="BF"/>
            <w:hideMark/>
          </w:tcPr>
          <w:p w14:paraId="01CF5DF6" w14:textId="77777777" w:rsidR="001E3A7E" w:rsidRPr="001E3A7E" w:rsidRDefault="001E3A7E" w:rsidP="001E3A7E">
            <w:pPr>
              <w:jc w:val="both"/>
              <w:cnfStyle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18"/>
                <w:szCs w:val="18"/>
                <w:lang w:val="en-IN"/>
              </w:rPr>
            </w:pPr>
            <w:r w:rsidRPr="001E3A7E">
              <w:rPr>
                <w:rFonts w:ascii="Times New Roman" w:hAnsi="Times New Roman" w:cs="Times New Roman"/>
                <w:color w:val="FFFFFF" w:themeColor="background1"/>
                <w:sz w:val="18"/>
                <w:szCs w:val="18"/>
                <w:lang w:val="en-IN"/>
              </w:rPr>
              <w:t>Families</w:t>
            </w:r>
          </w:p>
        </w:tc>
        <w:tc>
          <w:tcPr>
            <w:tcW w:w="0pt" w:type="dxa"/>
            <w:shd w:val="clear" w:color="auto" w:fill="2E74B5" w:themeFill="accent1" w:themeFillShade="BF"/>
            <w:hideMark/>
          </w:tcPr>
          <w:p w14:paraId="0B545354" w14:textId="77777777" w:rsidR="001E3A7E" w:rsidRPr="001E3A7E" w:rsidRDefault="001E3A7E" w:rsidP="001E3A7E">
            <w:pPr>
              <w:jc w:val="both"/>
              <w:cnfStyle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18"/>
                <w:szCs w:val="18"/>
                <w:lang w:val="en-IN"/>
              </w:rPr>
            </w:pPr>
            <w:r w:rsidRPr="001E3A7E">
              <w:rPr>
                <w:rFonts w:ascii="Times New Roman" w:hAnsi="Times New Roman" w:cs="Times New Roman"/>
                <w:color w:val="FFFFFF" w:themeColor="background1"/>
                <w:sz w:val="18"/>
                <w:szCs w:val="18"/>
                <w:lang w:val="en-IN"/>
              </w:rPr>
              <w:t>Features</w:t>
            </w:r>
          </w:p>
        </w:tc>
        <w:tc>
          <w:tcPr>
            <w:tcW w:w="0pt" w:type="dxa"/>
            <w:shd w:val="clear" w:color="auto" w:fill="2E74B5" w:themeFill="accent1" w:themeFillShade="BF"/>
            <w:hideMark/>
          </w:tcPr>
          <w:p w14:paraId="3D0D7065" w14:textId="77777777" w:rsidR="001E3A7E" w:rsidRPr="001E3A7E" w:rsidRDefault="001E3A7E" w:rsidP="001E3A7E">
            <w:pPr>
              <w:jc w:val="both"/>
              <w:cnfStyle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18"/>
                <w:szCs w:val="18"/>
                <w:lang w:val="en-IN"/>
              </w:rPr>
            </w:pPr>
            <w:r w:rsidRPr="001E3A7E">
              <w:rPr>
                <w:rFonts w:ascii="Times New Roman" w:hAnsi="Times New Roman" w:cs="Times New Roman"/>
                <w:color w:val="FFFFFF" w:themeColor="background1"/>
                <w:sz w:val="18"/>
                <w:szCs w:val="18"/>
                <w:lang w:val="en-IN"/>
              </w:rPr>
              <w:t>Source</w:t>
            </w:r>
          </w:p>
        </w:tc>
        <w:tc>
          <w:tcPr>
            <w:tcW w:w="0pt" w:type="dxa"/>
            <w:shd w:val="clear" w:color="auto" w:fill="2E74B5" w:themeFill="accent1" w:themeFillShade="BF"/>
            <w:hideMark/>
          </w:tcPr>
          <w:p w14:paraId="479DA9F9" w14:textId="77777777" w:rsidR="001E3A7E" w:rsidRPr="001E3A7E" w:rsidRDefault="001E3A7E" w:rsidP="001E3A7E">
            <w:pPr>
              <w:jc w:val="both"/>
              <w:cnfStyle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18"/>
                <w:szCs w:val="18"/>
                <w:lang w:val="en-IN"/>
              </w:rPr>
            </w:pPr>
            <w:r w:rsidRPr="001E3A7E">
              <w:rPr>
                <w:rFonts w:ascii="Times New Roman" w:hAnsi="Times New Roman" w:cs="Times New Roman"/>
                <w:color w:val="FFFFFF" w:themeColor="background1"/>
                <w:sz w:val="18"/>
                <w:szCs w:val="18"/>
                <w:lang w:val="en-IN"/>
              </w:rPr>
              <w:t>Primary Use</w:t>
            </w:r>
          </w:p>
        </w:tc>
      </w:tr>
      <w:tr w:rsidR="001E3A7E" w:rsidRPr="001E3A7E" w14:paraId="29870343" w14:textId="77777777" w:rsidTr="001E3A7E">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0pt" w:type="dxa"/>
            <w:hideMark/>
          </w:tcPr>
          <w:p w14:paraId="27557A30" w14:textId="77777777" w:rsidR="001E3A7E" w:rsidRPr="001E3A7E" w:rsidRDefault="001E3A7E" w:rsidP="001E3A7E">
            <w:pPr>
              <w:jc w:val="both"/>
              <w:rPr>
                <w:rFonts w:ascii="Times New Roman" w:hAnsi="Times New Roman" w:cs="Times New Roman"/>
                <w:b w:val="0"/>
                <w:bCs w:val="0"/>
                <w:sz w:val="18"/>
                <w:szCs w:val="18"/>
                <w:lang w:val="en-IN"/>
              </w:rPr>
            </w:pPr>
            <w:r w:rsidRPr="001E3A7E">
              <w:rPr>
                <w:rFonts w:ascii="Times New Roman" w:hAnsi="Times New Roman" w:cs="Times New Roman"/>
                <w:b w:val="0"/>
                <w:bCs w:val="0"/>
                <w:sz w:val="18"/>
                <w:szCs w:val="18"/>
                <w:lang w:val="en-IN"/>
              </w:rPr>
              <w:t>RANSOMW</w:t>
            </w:r>
          </w:p>
        </w:tc>
        <w:tc>
          <w:tcPr>
            <w:tcW w:w="0pt" w:type="dxa"/>
            <w:hideMark/>
          </w:tcPr>
          <w:p w14:paraId="153D41A2" w14:textId="77777777" w:rsidR="001E3A7E" w:rsidRPr="001E3A7E" w:rsidRDefault="001E3A7E" w:rsidP="001E3A7E">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1E3A7E">
              <w:rPr>
                <w:rFonts w:cs="Times New Roman"/>
                <w:sz w:val="18"/>
                <w:szCs w:val="18"/>
                <w:lang w:val="en-IN"/>
              </w:rPr>
              <w:t>2,466</w:t>
            </w:r>
          </w:p>
        </w:tc>
        <w:tc>
          <w:tcPr>
            <w:tcW w:w="0pt" w:type="dxa"/>
            <w:hideMark/>
          </w:tcPr>
          <w:p w14:paraId="6A0B8E2F" w14:textId="77777777" w:rsidR="001E3A7E" w:rsidRPr="001E3A7E" w:rsidRDefault="001E3A7E" w:rsidP="001E3A7E">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1E3A7E">
              <w:rPr>
                <w:rFonts w:cs="Times New Roman"/>
                <w:sz w:val="18"/>
                <w:szCs w:val="18"/>
                <w:lang w:val="en-IN"/>
              </w:rPr>
              <w:t>11</w:t>
            </w:r>
          </w:p>
        </w:tc>
        <w:tc>
          <w:tcPr>
            <w:tcW w:w="0pt" w:type="dxa"/>
            <w:hideMark/>
          </w:tcPr>
          <w:p w14:paraId="585A92F7" w14:textId="77777777" w:rsidR="001E3A7E" w:rsidRPr="001E3A7E" w:rsidRDefault="001E3A7E" w:rsidP="001E3A7E">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1E3A7E">
              <w:rPr>
                <w:rFonts w:cs="Times New Roman"/>
                <w:sz w:val="18"/>
                <w:szCs w:val="18"/>
                <w:lang w:val="en-IN"/>
              </w:rPr>
              <w:t>134</w:t>
            </w:r>
          </w:p>
        </w:tc>
        <w:tc>
          <w:tcPr>
            <w:tcW w:w="0pt" w:type="dxa"/>
            <w:hideMark/>
          </w:tcPr>
          <w:p w14:paraId="25C4EB2B" w14:textId="77777777" w:rsidR="001E3A7E" w:rsidRPr="001E3A7E" w:rsidRDefault="001E3A7E" w:rsidP="001E3A7E">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1E3A7E">
              <w:rPr>
                <w:rFonts w:cs="Times New Roman"/>
                <w:sz w:val="18"/>
                <w:szCs w:val="18"/>
                <w:lang w:val="en-IN"/>
              </w:rPr>
              <w:t xml:space="preserve">Static + </w:t>
            </w:r>
            <w:proofErr w:type="spellStart"/>
            <w:r w:rsidRPr="001E3A7E">
              <w:rPr>
                <w:rFonts w:cs="Times New Roman"/>
                <w:sz w:val="18"/>
                <w:szCs w:val="18"/>
                <w:lang w:val="en-IN"/>
              </w:rPr>
              <w:t>Behavioral</w:t>
            </w:r>
            <w:proofErr w:type="spellEnd"/>
          </w:p>
        </w:tc>
        <w:tc>
          <w:tcPr>
            <w:tcW w:w="0pt" w:type="dxa"/>
            <w:hideMark/>
          </w:tcPr>
          <w:p w14:paraId="0E7E9782" w14:textId="77777777" w:rsidR="001E3A7E" w:rsidRPr="001E3A7E" w:rsidRDefault="001E3A7E" w:rsidP="001E3A7E">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1E3A7E">
              <w:rPr>
                <w:rFonts w:cs="Times New Roman"/>
                <w:sz w:val="18"/>
                <w:szCs w:val="18"/>
                <w:lang w:val="en-IN"/>
              </w:rPr>
              <w:t>WOA baseline, extortion detection</w:t>
            </w:r>
          </w:p>
        </w:tc>
      </w:tr>
      <w:tr w:rsidR="001E3A7E" w:rsidRPr="001E3A7E" w14:paraId="5304D7AD" w14:textId="77777777" w:rsidTr="001E3A7E">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0pt" w:type="dxa"/>
            <w:hideMark/>
          </w:tcPr>
          <w:p w14:paraId="3B94DB2F" w14:textId="77777777" w:rsidR="001E3A7E" w:rsidRPr="001E3A7E" w:rsidRDefault="001E3A7E" w:rsidP="001E3A7E">
            <w:pPr>
              <w:jc w:val="both"/>
              <w:rPr>
                <w:rFonts w:ascii="Times New Roman" w:hAnsi="Times New Roman" w:cs="Times New Roman"/>
                <w:b w:val="0"/>
                <w:bCs w:val="0"/>
                <w:sz w:val="18"/>
                <w:szCs w:val="18"/>
                <w:lang w:val="en-IN"/>
              </w:rPr>
            </w:pPr>
            <w:proofErr w:type="spellStart"/>
            <w:r w:rsidRPr="001E3A7E">
              <w:rPr>
                <w:rFonts w:ascii="Times New Roman" w:hAnsi="Times New Roman" w:cs="Times New Roman"/>
                <w:b w:val="0"/>
                <w:bCs w:val="0"/>
                <w:sz w:val="18"/>
                <w:szCs w:val="18"/>
                <w:lang w:val="en-IN"/>
              </w:rPr>
              <w:t>MalwareBazaar</w:t>
            </w:r>
            <w:proofErr w:type="spellEnd"/>
            <w:r w:rsidRPr="001E3A7E">
              <w:rPr>
                <w:rFonts w:ascii="Times New Roman" w:hAnsi="Times New Roman" w:cs="Times New Roman"/>
                <w:b w:val="0"/>
                <w:bCs w:val="0"/>
                <w:sz w:val="18"/>
                <w:szCs w:val="18"/>
                <w:lang w:val="en-IN"/>
              </w:rPr>
              <w:t xml:space="preserve"> (Exec 2022)</w:t>
            </w:r>
          </w:p>
        </w:tc>
        <w:tc>
          <w:tcPr>
            <w:tcW w:w="0pt" w:type="dxa"/>
            <w:hideMark/>
          </w:tcPr>
          <w:p w14:paraId="58A97C9B" w14:textId="77777777" w:rsidR="001E3A7E" w:rsidRPr="001E3A7E" w:rsidRDefault="001E3A7E" w:rsidP="001E3A7E">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1E3A7E">
              <w:rPr>
                <w:rFonts w:cs="Times New Roman"/>
                <w:sz w:val="18"/>
                <w:szCs w:val="18"/>
                <w:lang w:val="en-IN"/>
              </w:rPr>
              <w:t>58,596</w:t>
            </w:r>
          </w:p>
        </w:tc>
        <w:tc>
          <w:tcPr>
            <w:tcW w:w="0pt" w:type="dxa"/>
            <w:hideMark/>
          </w:tcPr>
          <w:p w14:paraId="791E1AAD" w14:textId="77777777" w:rsidR="001E3A7E" w:rsidRPr="001E3A7E" w:rsidRDefault="001E3A7E" w:rsidP="001E3A7E">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1E3A7E">
              <w:rPr>
                <w:rFonts w:cs="Times New Roman"/>
                <w:sz w:val="18"/>
                <w:szCs w:val="18"/>
                <w:lang w:val="en-IN"/>
              </w:rPr>
              <w:t>58</w:t>
            </w:r>
          </w:p>
        </w:tc>
        <w:tc>
          <w:tcPr>
            <w:tcW w:w="0pt" w:type="dxa"/>
            <w:hideMark/>
          </w:tcPr>
          <w:p w14:paraId="12F24CEC" w14:textId="77777777" w:rsidR="001E3A7E" w:rsidRPr="001E3A7E" w:rsidRDefault="001E3A7E" w:rsidP="001E3A7E">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1E3A7E">
              <w:rPr>
                <w:rFonts w:cs="Times New Roman"/>
                <w:sz w:val="18"/>
                <w:szCs w:val="18"/>
                <w:lang w:val="en-IN"/>
              </w:rPr>
              <w:t>86</w:t>
            </w:r>
          </w:p>
        </w:tc>
        <w:tc>
          <w:tcPr>
            <w:tcW w:w="0pt" w:type="dxa"/>
            <w:hideMark/>
          </w:tcPr>
          <w:p w14:paraId="747DA6C3" w14:textId="77777777" w:rsidR="001E3A7E" w:rsidRPr="001E3A7E" w:rsidRDefault="001E3A7E" w:rsidP="001E3A7E">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1E3A7E">
              <w:rPr>
                <w:rFonts w:cs="Times New Roman"/>
                <w:sz w:val="18"/>
                <w:szCs w:val="18"/>
                <w:lang w:val="en-IN"/>
              </w:rPr>
              <w:t>RAM/Volatility</w:t>
            </w:r>
          </w:p>
        </w:tc>
        <w:tc>
          <w:tcPr>
            <w:tcW w:w="0pt" w:type="dxa"/>
            <w:hideMark/>
          </w:tcPr>
          <w:p w14:paraId="13738D6A" w14:textId="77777777" w:rsidR="001E3A7E" w:rsidRPr="001E3A7E" w:rsidRDefault="001E3A7E" w:rsidP="001E3A7E">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1E3A7E">
              <w:rPr>
                <w:rFonts w:cs="Times New Roman"/>
                <w:sz w:val="18"/>
                <w:szCs w:val="18"/>
                <w:lang w:val="en-IN"/>
              </w:rPr>
              <w:t>Memory forensics, fileless detection</w:t>
            </w:r>
          </w:p>
        </w:tc>
      </w:tr>
      <w:tr w:rsidR="001E3A7E" w:rsidRPr="001E3A7E" w14:paraId="08F01E88" w14:textId="77777777" w:rsidTr="001E3A7E">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0pt" w:type="dxa"/>
            <w:hideMark/>
          </w:tcPr>
          <w:p w14:paraId="7BD2DC37" w14:textId="77777777" w:rsidR="001E3A7E" w:rsidRPr="001E3A7E" w:rsidRDefault="001E3A7E" w:rsidP="001E3A7E">
            <w:pPr>
              <w:jc w:val="both"/>
              <w:rPr>
                <w:rFonts w:ascii="Times New Roman" w:hAnsi="Times New Roman" w:cs="Times New Roman"/>
                <w:b w:val="0"/>
                <w:bCs w:val="0"/>
                <w:sz w:val="18"/>
                <w:szCs w:val="18"/>
                <w:lang w:val="en-IN"/>
              </w:rPr>
            </w:pPr>
            <w:proofErr w:type="spellStart"/>
            <w:r w:rsidRPr="001E3A7E">
              <w:rPr>
                <w:rFonts w:ascii="Times New Roman" w:hAnsi="Times New Roman" w:cs="Times New Roman"/>
                <w:b w:val="0"/>
                <w:bCs w:val="0"/>
                <w:sz w:val="18"/>
                <w:szCs w:val="18"/>
                <w:lang w:val="en-IN"/>
              </w:rPr>
              <w:t>VirusShare</w:t>
            </w:r>
            <w:proofErr w:type="spellEnd"/>
          </w:p>
        </w:tc>
        <w:tc>
          <w:tcPr>
            <w:tcW w:w="0pt" w:type="dxa"/>
            <w:hideMark/>
          </w:tcPr>
          <w:p w14:paraId="6357180C" w14:textId="77777777" w:rsidR="001E3A7E" w:rsidRPr="001E3A7E" w:rsidRDefault="001E3A7E" w:rsidP="001E3A7E">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1E3A7E">
              <w:rPr>
                <w:rFonts w:cs="Times New Roman"/>
                <w:sz w:val="18"/>
                <w:szCs w:val="18"/>
                <w:lang w:val="en-IN"/>
              </w:rPr>
              <w:t>50,000+</w:t>
            </w:r>
          </w:p>
        </w:tc>
        <w:tc>
          <w:tcPr>
            <w:tcW w:w="0pt" w:type="dxa"/>
            <w:hideMark/>
          </w:tcPr>
          <w:p w14:paraId="1F427E1F" w14:textId="77777777" w:rsidR="001E3A7E" w:rsidRPr="001E3A7E" w:rsidRDefault="001E3A7E" w:rsidP="001E3A7E">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1E3A7E">
              <w:rPr>
                <w:rFonts w:cs="Times New Roman"/>
                <w:sz w:val="18"/>
                <w:szCs w:val="18"/>
                <w:lang w:val="en-IN"/>
              </w:rPr>
              <w:t>200+</w:t>
            </w:r>
          </w:p>
        </w:tc>
        <w:tc>
          <w:tcPr>
            <w:tcW w:w="0pt" w:type="dxa"/>
            <w:hideMark/>
          </w:tcPr>
          <w:p w14:paraId="54ED251B" w14:textId="77777777" w:rsidR="001E3A7E" w:rsidRPr="001E3A7E" w:rsidRDefault="001E3A7E" w:rsidP="001E3A7E">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1E3A7E">
              <w:rPr>
                <w:rFonts w:cs="Times New Roman"/>
                <w:sz w:val="18"/>
                <w:szCs w:val="18"/>
                <w:lang w:val="en-IN"/>
              </w:rPr>
              <w:t>200+</w:t>
            </w:r>
          </w:p>
        </w:tc>
        <w:tc>
          <w:tcPr>
            <w:tcW w:w="0pt" w:type="dxa"/>
            <w:hideMark/>
          </w:tcPr>
          <w:p w14:paraId="28B55F57" w14:textId="77777777" w:rsidR="001E3A7E" w:rsidRPr="001E3A7E" w:rsidRDefault="001E3A7E" w:rsidP="001E3A7E">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1E3A7E">
              <w:rPr>
                <w:rFonts w:cs="Times New Roman"/>
                <w:sz w:val="18"/>
                <w:szCs w:val="18"/>
                <w:lang w:val="en-IN"/>
              </w:rPr>
              <w:t>Malware repo</w:t>
            </w:r>
          </w:p>
        </w:tc>
        <w:tc>
          <w:tcPr>
            <w:tcW w:w="0pt" w:type="dxa"/>
            <w:hideMark/>
          </w:tcPr>
          <w:p w14:paraId="511760F9" w14:textId="77777777" w:rsidR="001E3A7E" w:rsidRPr="001E3A7E" w:rsidRDefault="001E3A7E" w:rsidP="001E3A7E">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proofErr w:type="spellStart"/>
            <w:r w:rsidRPr="001E3A7E">
              <w:rPr>
                <w:rFonts w:cs="Times New Roman"/>
                <w:sz w:val="18"/>
                <w:szCs w:val="18"/>
                <w:lang w:val="en-IN"/>
              </w:rPr>
              <w:t>Behavioral</w:t>
            </w:r>
            <w:proofErr w:type="spellEnd"/>
            <w:r w:rsidRPr="001E3A7E">
              <w:rPr>
                <w:rFonts w:cs="Times New Roman"/>
                <w:sz w:val="18"/>
                <w:szCs w:val="18"/>
                <w:lang w:val="en-IN"/>
              </w:rPr>
              <w:t xml:space="preserve"> analysis</w:t>
            </w:r>
          </w:p>
        </w:tc>
      </w:tr>
      <w:tr w:rsidR="001E3A7E" w:rsidRPr="001E3A7E" w14:paraId="2BF7B240" w14:textId="77777777" w:rsidTr="001E3A7E">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0pt" w:type="dxa"/>
            <w:hideMark/>
          </w:tcPr>
          <w:p w14:paraId="7ECFF45C" w14:textId="77777777" w:rsidR="001E3A7E" w:rsidRPr="001E3A7E" w:rsidRDefault="001E3A7E" w:rsidP="001E3A7E">
            <w:pPr>
              <w:jc w:val="both"/>
              <w:rPr>
                <w:rFonts w:ascii="Times New Roman" w:hAnsi="Times New Roman" w:cs="Times New Roman"/>
                <w:b w:val="0"/>
                <w:bCs w:val="0"/>
                <w:sz w:val="18"/>
                <w:szCs w:val="18"/>
                <w:lang w:val="en-IN"/>
              </w:rPr>
            </w:pPr>
            <w:r w:rsidRPr="001E3A7E">
              <w:rPr>
                <w:rFonts w:ascii="Times New Roman" w:hAnsi="Times New Roman" w:cs="Times New Roman"/>
                <w:b w:val="0"/>
                <w:bCs w:val="0"/>
                <w:sz w:val="18"/>
                <w:szCs w:val="18"/>
                <w:lang w:val="en-IN"/>
              </w:rPr>
              <w:t>EMBER</w:t>
            </w:r>
          </w:p>
        </w:tc>
        <w:tc>
          <w:tcPr>
            <w:tcW w:w="0pt" w:type="dxa"/>
            <w:hideMark/>
          </w:tcPr>
          <w:p w14:paraId="0ADE6D07" w14:textId="77777777" w:rsidR="001E3A7E" w:rsidRPr="001E3A7E" w:rsidRDefault="001E3A7E" w:rsidP="001E3A7E">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1E3A7E">
              <w:rPr>
                <w:rFonts w:cs="Times New Roman"/>
                <w:sz w:val="18"/>
                <w:szCs w:val="18"/>
                <w:lang w:val="en-IN"/>
              </w:rPr>
              <w:t>900,000</w:t>
            </w:r>
          </w:p>
        </w:tc>
        <w:tc>
          <w:tcPr>
            <w:tcW w:w="0pt" w:type="dxa"/>
            <w:hideMark/>
          </w:tcPr>
          <w:p w14:paraId="120965E9" w14:textId="77777777" w:rsidR="001E3A7E" w:rsidRPr="001E3A7E" w:rsidRDefault="001E3A7E" w:rsidP="001E3A7E">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1E3A7E">
              <w:rPr>
                <w:rFonts w:cs="Times New Roman"/>
                <w:sz w:val="18"/>
                <w:szCs w:val="18"/>
                <w:lang w:val="en-IN"/>
              </w:rPr>
              <w:t>—</w:t>
            </w:r>
          </w:p>
        </w:tc>
        <w:tc>
          <w:tcPr>
            <w:tcW w:w="0pt" w:type="dxa"/>
            <w:hideMark/>
          </w:tcPr>
          <w:p w14:paraId="0D97503F" w14:textId="77777777" w:rsidR="001E3A7E" w:rsidRPr="001E3A7E" w:rsidRDefault="001E3A7E" w:rsidP="001E3A7E">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1E3A7E">
              <w:rPr>
                <w:rFonts w:cs="Times New Roman"/>
                <w:sz w:val="18"/>
                <w:szCs w:val="18"/>
                <w:lang w:val="en-IN"/>
              </w:rPr>
              <w:t>2,381</w:t>
            </w:r>
          </w:p>
        </w:tc>
        <w:tc>
          <w:tcPr>
            <w:tcW w:w="0pt" w:type="dxa"/>
            <w:hideMark/>
          </w:tcPr>
          <w:p w14:paraId="00EE47FF" w14:textId="77777777" w:rsidR="001E3A7E" w:rsidRPr="001E3A7E" w:rsidRDefault="001E3A7E" w:rsidP="001E3A7E">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1E3A7E">
              <w:rPr>
                <w:rFonts w:cs="Times New Roman"/>
                <w:sz w:val="18"/>
                <w:szCs w:val="18"/>
                <w:lang w:val="en-IN"/>
              </w:rPr>
              <w:t>Static PE</w:t>
            </w:r>
          </w:p>
        </w:tc>
        <w:tc>
          <w:tcPr>
            <w:tcW w:w="0pt" w:type="dxa"/>
            <w:hideMark/>
          </w:tcPr>
          <w:p w14:paraId="504CC393" w14:textId="77777777" w:rsidR="001E3A7E" w:rsidRPr="001E3A7E" w:rsidRDefault="001E3A7E" w:rsidP="001E3A7E">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1E3A7E">
              <w:rPr>
                <w:rFonts w:cs="Times New Roman"/>
                <w:sz w:val="18"/>
                <w:szCs w:val="18"/>
                <w:lang w:val="en-IN"/>
              </w:rPr>
              <w:t>Deep learning baseline</w:t>
            </w:r>
          </w:p>
        </w:tc>
      </w:tr>
      <w:tr w:rsidR="001E3A7E" w:rsidRPr="001E3A7E" w14:paraId="11EA8A7B" w14:textId="77777777" w:rsidTr="001E3A7E">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0pt" w:type="dxa"/>
            <w:hideMark/>
          </w:tcPr>
          <w:p w14:paraId="587E0A01" w14:textId="77777777" w:rsidR="001E3A7E" w:rsidRPr="001E3A7E" w:rsidRDefault="001E3A7E" w:rsidP="001E3A7E">
            <w:pPr>
              <w:jc w:val="both"/>
              <w:rPr>
                <w:rFonts w:ascii="Times New Roman" w:hAnsi="Times New Roman" w:cs="Times New Roman"/>
                <w:b w:val="0"/>
                <w:bCs w:val="0"/>
                <w:sz w:val="18"/>
                <w:szCs w:val="18"/>
                <w:lang w:val="en-IN"/>
              </w:rPr>
            </w:pPr>
            <w:r w:rsidRPr="001E3A7E">
              <w:rPr>
                <w:rFonts w:ascii="Times New Roman" w:hAnsi="Times New Roman" w:cs="Times New Roman"/>
                <w:b w:val="0"/>
                <w:bCs w:val="0"/>
                <w:sz w:val="18"/>
                <w:szCs w:val="18"/>
                <w:lang w:val="en-IN"/>
              </w:rPr>
              <w:t>WinMal25</w:t>
            </w:r>
          </w:p>
        </w:tc>
        <w:tc>
          <w:tcPr>
            <w:tcW w:w="0pt" w:type="dxa"/>
            <w:hideMark/>
          </w:tcPr>
          <w:p w14:paraId="7652B083" w14:textId="77777777" w:rsidR="001E3A7E" w:rsidRPr="001E3A7E" w:rsidRDefault="001E3A7E" w:rsidP="001E3A7E">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1E3A7E">
              <w:rPr>
                <w:rFonts w:cs="Times New Roman"/>
                <w:sz w:val="18"/>
                <w:szCs w:val="18"/>
                <w:lang w:val="en-IN"/>
              </w:rPr>
              <w:t>~2TB</w:t>
            </w:r>
          </w:p>
        </w:tc>
        <w:tc>
          <w:tcPr>
            <w:tcW w:w="0pt" w:type="dxa"/>
            <w:hideMark/>
          </w:tcPr>
          <w:p w14:paraId="5D4A7DDC" w14:textId="77777777" w:rsidR="001E3A7E" w:rsidRPr="001E3A7E" w:rsidRDefault="001E3A7E" w:rsidP="001E3A7E">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1E3A7E">
              <w:rPr>
                <w:rFonts w:cs="Times New Roman"/>
                <w:sz w:val="18"/>
                <w:szCs w:val="18"/>
                <w:lang w:val="en-IN"/>
              </w:rPr>
              <w:t>N/A</w:t>
            </w:r>
          </w:p>
        </w:tc>
        <w:tc>
          <w:tcPr>
            <w:tcW w:w="0pt" w:type="dxa"/>
            <w:hideMark/>
          </w:tcPr>
          <w:p w14:paraId="0DCB4CE6" w14:textId="77777777" w:rsidR="001E3A7E" w:rsidRPr="001E3A7E" w:rsidRDefault="001E3A7E" w:rsidP="001E3A7E">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1E3A7E">
              <w:rPr>
                <w:rFonts w:cs="Times New Roman"/>
                <w:sz w:val="18"/>
                <w:szCs w:val="18"/>
                <w:lang w:val="en-IN"/>
              </w:rPr>
              <w:t>86 + net</w:t>
            </w:r>
          </w:p>
        </w:tc>
        <w:tc>
          <w:tcPr>
            <w:tcW w:w="0pt" w:type="dxa"/>
            <w:hideMark/>
          </w:tcPr>
          <w:p w14:paraId="4B51BD37" w14:textId="77777777" w:rsidR="001E3A7E" w:rsidRPr="001E3A7E" w:rsidRDefault="001E3A7E" w:rsidP="001E3A7E">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1E3A7E">
              <w:rPr>
                <w:rFonts w:cs="Times New Roman"/>
                <w:sz w:val="18"/>
                <w:szCs w:val="18"/>
                <w:lang w:val="en-IN"/>
              </w:rPr>
              <w:t>RAM + Network</w:t>
            </w:r>
          </w:p>
        </w:tc>
        <w:tc>
          <w:tcPr>
            <w:tcW w:w="0pt" w:type="dxa"/>
            <w:hideMark/>
          </w:tcPr>
          <w:p w14:paraId="19D4C086" w14:textId="77777777" w:rsidR="001E3A7E" w:rsidRPr="001E3A7E" w:rsidRDefault="001E3A7E" w:rsidP="001E3A7E">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1E3A7E">
              <w:rPr>
                <w:rFonts w:cs="Times New Roman"/>
                <w:sz w:val="18"/>
                <w:szCs w:val="18"/>
                <w:lang w:val="en-IN"/>
              </w:rPr>
              <w:t>Fileless + obfuscated detection</w:t>
            </w:r>
          </w:p>
        </w:tc>
      </w:tr>
      <w:tr w:rsidR="001E3A7E" w:rsidRPr="001E3A7E" w14:paraId="4517A14E" w14:textId="77777777" w:rsidTr="001E3A7E">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0pt" w:type="dxa"/>
            <w:hideMark/>
          </w:tcPr>
          <w:p w14:paraId="6DCF5431" w14:textId="77777777" w:rsidR="001E3A7E" w:rsidRPr="001E3A7E" w:rsidRDefault="001E3A7E" w:rsidP="001E3A7E">
            <w:pPr>
              <w:jc w:val="both"/>
              <w:rPr>
                <w:rFonts w:ascii="Times New Roman" w:hAnsi="Times New Roman" w:cs="Times New Roman"/>
                <w:b w:val="0"/>
                <w:bCs w:val="0"/>
                <w:sz w:val="18"/>
                <w:szCs w:val="18"/>
                <w:lang w:val="en-IN"/>
              </w:rPr>
            </w:pPr>
            <w:proofErr w:type="spellStart"/>
            <w:r w:rsidRPr="001E3A7E">
              <w:rPr>
                <w:rFonts w:ascii="Times New Roman" w:hAnsi="Times New Roman" w:cs="Times New Roman"/>
                <w:b w:val="0"/>
                <w:bCs w:val="0"/>
                <w:sz w:val="18"/>
                <w:szCs w:val="18"/>
                <w:lang w:val="en-IN"/>
              </w:rPr>
              <w:t>MalwareBazaar</w:t>
            </w:r>
            <w:proofErr w:type="spellEnd"/>
            <w:r w:rsidRPr="001E3A7E">
              <w:rPr>
                <w:rFonts w:ascii="Times New Roman" w:hAnsi="Times New Roman" w:cs="Times New Roman"/>
                <w:b w:val="0"/>
                <w:bCs w:val="0"/>
                <w:sz w:val="18"/>
                <w:szCs w:val="18"/>
                <w:lang w:val="en-IN"/>
              </w:rPr>
              <w:t xml:space="preserve"> (This Study)</w:t>
            </w:r>
          </w:p>
        </w:tc>
        <w:tc>
          <w:tcPr>
            <w:tcW w:w="0pt" w:type="dxa"/>
            <w:hideMark/>
          </w:tcPr>
          <w:p w14:paraId="45DDCEE4" w14:textId="77777777" w:rsidR="001E3A7E" w:rsidRPr="001E3A7E" w:rsidRDefault="001E3A7E" w:rsidP="001E3A7E">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1E3A7E">
              <w:rPr>
                <w:rFonts w:cs="Times New Roman"/>
                <w:sz w:val="18"/>
                <w:szCs w:val="18"/>
                <w:lang w:val="en-IN"/>
              </w:rPr>
              <w:t>10</w:t>
            </w:r>
          </w:p>
        </w:tc>
        <w:tc>
          <w:tcPr>
            <w:tcW w:w="0pt" w:type="dxa"/>
            <w:hideMark/>
          </w:tcPr>
          <w:p w14:paraId="6956DAAA" w14:textId="77777777" w:rsidR="001E3A7E" w:rsidRPr="001E3A7E" w:rsidRDefault="001E3A7E" w:rsidP="001E3A7E">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1E3A7E">
              <w:rPr>
                <w:rFonts w:cs="Times New Roman"/>
                <w:sz w:val="18"/>
                <w:szCs w:val="18"/>
                <w:lang w:val="en-IN"/>
              </w:rPr>
              <w:t>10</w:t>
            </w:r>
          </w:p>
        </w:tc>
        <w:tc>
          <w:tcPr>
            <w:tcW w:w="0pt" w:type="dxa"/>
            <w:hideMark/>
          </w:tcPr>
          <w:p w14:paraId="440FA3CB" w14:textId="77777777" w:rsidR="001E3A7E" w:rsidRPr="001E3A7E" w:rsidRDefault="001E3A7E" w:rsidP="001E3A7E">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proofErr w:type="spellStart"/>
            <w:r w:rsidRPr="001E3A7E">
              <w:rPr>
                <w:rFonts w:cs="Times New Roman"/>
                <w:sz w:val="18"/>
                <w:szCs w:val="18"/>
                <w:lang w:val="en-IN"/>
              </w:rPr>
              <w:t>Behavior</w:t>
            </w:r>
            <w:proofErr w:type="spellEnd"/>
            <w:r w:rsidRPr="001E3A7E">
              <w:rPr>
                <w:rFonts w:cs="Times New Roman"/>
                <w:sz w:val="18"/>
                <w:szCs w:val="18"/>
                <w:lang w:val="en-IN"/>
              </w:rPr>
              <w:t>-based</w:t>
            </w:r>
          </w:p>
        </w:tc>
        <w:tc>
          <w:tcPr>
            <w:tcW w:w="0pt" w:type="dxa"/>
            <w:hideMark/>
          </w:tcPr>
          <w:p w14:paraId="270B7C23" w14:textId="77777777" w:rsidR="001E3A7E" w:rsidRPr="001E3A7E" w:rsidRDefault="001E3A7E" w:rsidP="001E3A7E">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1E3A7E">
              <w:rPr>
                <w:rFonts w:cs="Times New Roman"/>
                <w:sz w:val="18"/>
                <w:szCs w:val="18"/>
                <w:lang w:val="en-IN"/>
              </w:rPr>
              <w:t>Real samples</w:t>
            </w:r>
          </w:p>
        </w:tc>
        <w:tc>
          <w:tcPr>
            <w:tcW w:w="0pt" w:type="dxa"/>
            <w:hideMark/>
          </w:tcPr>
          <w:p w14:paraId="7EA618F0" w14:textId="77777777" w:rsidR="001E3A7E" w:rsidRPr="001E3A7E" w:rsidRDefault="001E3A7E" w:rsidP="001E3A7E">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1E3A7E">
              <w:rPr>
                <w:rFonts w:cs="Times New Roman"/>
                <w:sz w:val="18"/>
                <w:szCs w:val="18"/>
                <w:lang w:val="en-IN"/>
              </w:rPr>
              <w:t>WOA optimization, dual detection</w:t>
            </w:r>
          </w:p>
        </w:tc>
      </w:tr>
    </w:tbl>
    <w:p w14:paraId="24190518" w14:textId="77777777" w:rsidR="00342DDA" w:rsidRDefault="00342DDA" w:rsidP="001E3A7E">
      <w:pPr>
        <w:jc w:val="both"/>
      </w:pPr>
    </w:p>
    <w:p w14:paraId="1AE7A77C" w14:textId="2DF69BC7" w:rsidR="00E46DCA" w:rsidRDefault="00E46DCA" w:rsidP="00816AEB">
      <w:pPr>
        <w:pStyle w:val="Heading2"/>
        <w:ind w:start="14.40pt"/>
      </w:pPr>
      <w:r>
        <w:t>WOA Variants Performance Summary (Table IV)</w:t>
      </w:r>
    </w:p>
    <w:p w14:paraId="5CBF2534" w14:textId="3B00FFA1" w:rsidR="001E3A7E" w:rsidRPr="001E3A7E" w:rsidRDefault="00714BE9" w:rsidP="001E3A7E">
      <w:pPr>
        <w:spacing w:after="4pt"/>
        <w:jc w:val="both"/>
      </w:pPr>
      <w:r w:rsidRPr="00714BE9">
        <w:t>Table IV compares the six major WOA variants documented across the surveyed literature. The consistent finding is that WOA's performance advantage over competing metaheuristics (PSO, GWO, ACO) is most pronounced on high-dimensional datasets. The advantage decreases when feature space includes fewer dimensions because practitioners working with low-dimensional datasets can achieve similar results using simpler algorithms while WOA delivers its highest benefits in high-dimensional memory forensics which are most important for current ransomware detection</w:t>
      </w:r>
      <w:r w:rsidR="001E3A7E" w:rsidRPr="00A212CD">
        <w:t>.</w:t>
      </w:r>
    </w:p>
    <w:p w14:paraId="4A91E399" w14:textId="5EA32BC9" w:rsidR="001E3A7E" w:rsidRPr="0024646B" w:rsidRDefault="006C0532" w:rsidP="0024646B">
      <w:pPr>
        <w:spacing w:before="6pt" w:after="1pt"/>
      </w:pPr>
      <w:r>
        <w:t xml:space="preserve">                                                                                                    </w:t>
      </w:r>
    </w:p>
    <w:p w14:paraId="37252173" w14:textId="77777777" w:rsidR="00654DBA" w:rsidRDefault="00654DBA" w:rsidP="006C0532">
      <w:pPr>
        <w:spacing w:after="3pt"/>
        <w:jc w:val="start"/>
        <w:rPr>
          <w:b/>
          <w:bCs/>
        </w:rPr>
      </w:pPr>
    </w:p>
    <w:p w14:paraId="3CBA76DA" w14:textId="77777777" w:rsidR="00654DBA" w:rsidRDefault="00654DBA" w:rsidP="006C0532">
      <w:pPr>
        <w:spacing w:after="3pt"/>
        <w:jc w:val="start"/>
        <w:rPr>
          <w:b/>
          <w:bCs/>
        </w:rPr>
      </w:pPr>
    </w:p>
    <w:p w14:paraId="7AE0FD10" w14:textId="2680F818" w:rsidR="00E46DCA" w:rsidRPr="00654DBA" w:rsidRDefault="006C0532" w:rsidP="006C0532">
      <w:pPr>
        <w:spacing w:after="3pt"/>
        <w:jc w:val="start"/>
        <w:rPr>
          <w:b/>
          <w:bCs/>
        </w:rPr>
      </w:pPr>
      <w:r w:rsidRPr="006C0532">
        <w:rPr>
          <w:b/>
          <w:bCs/>
        </w:rPr>
        <w:t xml:space="preserve">TABLE IV </w:t>
      </w:r>
      <w:r w:rsidRPr="00382D65">
        <w:rPr>
          <w:b/>
          <w:bCs/>
        </w:rPr>
        <w:t>WOA</w:t>
      </w:r>
      <w:r w:rsidRPr="006C0532">
        <w:rPr>
          <w:b/>
          <w:bCs/>
          <w:i/>
          <w:iCs/>
        </w:rPr>
        <w:t xml:space="preserve"> </w:t>
      </w:r>
      <w:r w:rsidRPr="00654DBA">
        <w:rPr>
          <w:b/>
          <w:bCs/>
        </w:rPr>
        <w:t>variants comparison across cybersecurity feature selection tasks</w:t>
      </w:r>
    </w:p>
    <w:tbl>
      <w:tblPr>
        <w:tblStyle w:val="LightGrid-Accent1"/>
        <w:tblW w:w="247pt" w:type="dxa"/>
        <w:tblLayout w:type="fixed"/>
        <w:tblLook w:firstRow="0" w:lastRow="0" w:firstColumn="0" w:lastColumn="0" w:noHBand="0" w:noVBand="0"/>
      </w:tblPr>
      <w:tblGrid>
        <w:gridCol w:w="637"/>
        <w:gridCol w:w="784"/>
        <w:gridCol w:w="784"/>
        <w:gridCol w:w="784"/>
        <w:gridCol w:w="833"/>
        <w:gridCol w:w="1118"/>
      </w:tblGrid>
      <w:tr w:rsidR="00E46DCA" w:rsidRPr="00C83460" w14:paraId="30E99213" w14:textId="77777777" w:rsidTr="00360885">
        <w:trPr>
          <w:cnfStyle w:firstRow="0" w:lastRow="0" w:firstColumn="0" w:lastColumn="0" w:oddVBand="0" w:evenVBand="0" w:oddHBand="1" w:evenHBand="0" w:firstRowFirstColumn="0" w:firstRowLastColumn="0" w:lastRowFirstColumn="0" w:lastRowLastColumn="0"/>
          <w:trHeight w:val="306"/>
        </w:trPr>
        <w:tc>
          <w:tcPr>
            <w:cnfStyle w:firstRow="0" w:lastRow="0" w:firstColumn="0" w:lastColumn="0" w:oddVBand="1" w:evenVBand="0" w:oddHBand="0" w:evenHBand="0" w:firstRowFirstColumn="0" w:firstRowLastColumn="0" w:lastRowFirstColumn="0" w:lastRowLastColumn="0"/>
            <w:tcW w:w="31.85pt" w:type="dxa"/>
            <w:shd w:val="clear" w:color="auto" w:fill="2E74B5" w:themeFill="accent1" w:themeFillShade="BF"/>
          </w:tcPr>
          <w:p w14:paraId="245938EA" w14:textId="77777777" w:rsidR="00E46DCA" w:rsidRPr="00C83460" w:rsidRDefault="00E46DCA" w:rsidP="00B13EE1">
            <w:pPr>
              <w:rPr>
                <w:color w:val="FFFFFF" w:themeColor="background1"/>
                <w:sz w:val="18"/>
                <w:szCs w:val="18"/>
              </w:rPr>
            </w:pPr>
            <w:r w:rsidRPr="00C83460">
              <w:rPr>
                <w:rFonts w:eastAsia="Times New Roman" w:cs="Times New Roman"/>
                <w:b/>
                <w:bCs/>
                <w:color w:val="FFFFFF" w:themeColor="background1"/>
                <w:sz w:val="18"/>
                <w:szCs w:val="18"/>
              </w:rPr>
              <w:t>Variant</w:t>
            </w:r>
          </w:p>
        </w:tc>
        <w:tc>
          <w:tcPr>
            <w:tcW w:w="39.20pt" w:type="dxa"/>
            <w:shd w:val="clear" w:color="auto" w:fill="2E74B5" w:themeFill="accent1" w:themeFillShade="BF"/>
          </w:tcPr>
          <w:p w14:paraId="0DE92448" w14:textId="77777777" w:rsidR="00E46DCA" w:rsidRPr="00C83460" w:rsidRDefault="00E46DCA" w:rsidP="00B13EE1">
            <w:pPr>
              <w:cnfStyle w:firstRow="0" w:lastRow="0" w:firstColumn="0" w:lastColumn="0" w:oddVBand="0" w:evenVBand="0" w:oddHBand="1" w:evenHBand="0" w:firstRowFirstColumn="0" w:firstRowLastColumn="0" w:lastRowFirstColumn="0" w:lastRowLastColumn="0"/>
              <w:rPr>
                <w:color w:val="FFFFFF" w:themeColor="background1"/>
                <w:sz w:val="18"/>
                <w:szCs w:val="18"/>
              </w:rPr>
            </w:pPr>
            <w:r w:rsidRPr="00C83460">
              <w:rPr>
                <w:rFonts w:eastAsia="Times New Roman" w:cs="Times New Roman"/>
                <w:b/>
                <w:bCs/>
                <w:color w:val="FFFFFF" w:themeColor="background1"/>
                <w:sz w:val="18"/>
                <w:szCs w:val="18"/>
              </w:rPr>
              <w:t>Key Modification</w:t>
            </w:r>
          </w:p>
        </w:tc>
        <w:tc>
          <w:tcPr>
            <w:cnfStyle w:firstRow="0" w:lastRow="0" w:firstColumn="0" w:lastColumn="0" w:oddVBand="1" w:evenVBand="0" w:oddHBand="0" w:evenHBand="0" w:firstRowFirstColumn="0" w:firstRowLastColumn="0" w:lastRowFirstColumn="0" w:lastRowLastColumn="0"/>
            <w:tcW w:w="39.20pt" w:type="dxa"/>
            <w:shd w:val="clear" w:color="auto" w:fill="2E74B5" w:themeFill="accent1" w:themeFillShade="BF"/>
          </w:tcPr>
          <w:p w14:paraId="44218545" w14:textId="77777777" w:rsidR="00E46DCA" w:rsidRPr="00C83460" w:rsidRDefault="00E46DCA" w:rsidP="00B13EE1">
            <w:pPr>
              <w:rPr>
                <w:color w:val="FFFFFF" w:themeColor="background1"/>
                <w:sz w:val="18"/>
                <w:szCs w:val="18"/>
              </w:rPr>
            </w:pPr>
            <w:r w:rsidRPr="00C83460">
              <w:rPr>
                <w:rFonts w:eastAsia="Times New Roman" w:cs="Times New Roman"/>
                <w:b/>
                <w:bCs/>
                <w:color w:val="FFFFFF" w:themeColor="background1"/>
                <w:sz w:val="18"/>
                <w:szCs w:val="18"/>
              </w:rPr>
              <w:t>Key Benefit</w:t>
            </w:r>
          </w:p>
        </w:tc>
        <w:tc>
          <w:tcPr>
            <w:tcW w:w="39.20pt" w:type="dxa"/>
            <w:shd w:val="clear" w:color="auto" w:fill="2E74B5" w:themeFill="accent1" w:themeFillShade="BF"/>
          </w:tcPr>
          <w:p w14:paraId="55027ADC" w14:textId="77777777" w:rsidR="00E46DCA" w:rsidRPr="00C83460" w:rsidRDefault="00E46DCA" w:rsidP="00B13EE1">
            <w:pPr>
              <w:cnfStyle w:firstRow="0" w:lastRow="0" w:firstColumn="0" w:lastColumn="0" w:oddVBand="0" w:evenVBand="0" w:oddHBand="1" w:evenHBand="0" w:firstRowFirstColumn="0" w:firstRowLastColumn="0" w:lastRowFirstColumn="0" w:lastRowLastColumn="0"/>
              <w:rPr>
                <w:color w:val="FFFFFF" w:themeColor="background1"/>
                <w:sz w:val="18"/>
                <w:szCs w:val="18"/>
              </w:rPr>
            </w:pPr>
            <w:r w:rsidRPr="00C83460">
              <w:rPr>
                <w:rFonts w:eastAsia="Times New Roman" w:cs="Times New Roman"/>
                <w:b/>
                <w:bCs/>
                <w:color w:val="FFFFFF" w:themeColor="background1"/>
                <w:sz w:val="18"/>
                <w:szCs w:val="18"/>
              </w:rPr>
              <w:t>Limitation</w:t>
            </w:r>
          </w:p>
        </w:tc>
        <w:tc>
          <w:tcPr>
            <w:cnfStyle w:firstRow="0" w:lastRow="0" w:firstColumn="0" w:lastColumn="0" w:oddVBand="1" w:evenVBand="0" w:oddHBand="0" w:evenHBand="0" w:firstRowFirstColumn="0" w:firstRowLastColumn="0" w:lastRowFirstColumn="0" w:lastRowLastColumn="0"/>
            <w:tcW w:w="41.65pt" w:type="dxa"/>
            <w:shd w:val="clear" w:color="auto" w:fill="2E74B5" w:themeFill="accent1" w:themeFillShade="BF"/>
          </w:tcPr>
          <w:p w14:paraId="5B303F1C" w14:textId="77777777" w:rsidR="00E46DCA" w:rsidRPr="00C83460" w:rsidRDefault="00E46DCA" w:rsidP="00B13EE1">
            <w:pPr>
              <w:rPr>
                <w:color w:val="FFFFFF" w:themeColor="background1"/>
                <w:sz w:val="18"/>
                <w:szCs w:val="18"/>
              </w:rPr>
            </w:pPr>
            <w:r w:rsidRPr="00C83460">
              <w:rPr>
                <w:rFonts w:eastAsia="Times New Roman" w:cs="Times New Roman"/>
                <w:b/>
                <w:bCs/>
                <w:color w:val="FFFFFF" w:themeColor="background1"/>
                <w:sz w:val="18"/>
                <w:szCs w:val="18"/>
              </w:rPr>
              <w:t>Best Dataset</w:t>
            </w:r>
          </w:p>
        </w:tc>
        <w:tc>
          <w:tcPr>
            <w:tcW w:w="55.90pt" w:type="dxa"/>
            <w:shd w:val="clear" w:color="auto" w:fill="2E74B5" w:themeFill="accent1" w:themeFillShade="BF"/>
          </w:tcPr>
          <w:p w14:paraId="64F1F24E" w14:textId="77777777" w:rsidR="00E46DCA" w:rsidRPr="00C83460" w:rsidRDefault="00E46DCA" w:rsidP="00B13EE1">
            <w:pPr>
              <w:cnfStyle w:firstRow="0" w:lastRow="0" w:firstColumn="0" w:lastColumn="0" w:oddVBand="0" w:evenVBand="0" w:oddHBand="1" w:evenHBand="0" w:firstRowFirstColumn="0" w:firstRowLastColumn="0" w:lastRowFirstColumn="0" w:lastRowLastColumn="0"/>
              <w:rPr>
                <w:color w:val="FFFFFF" w:themeColor="background1"/>
                <w:sz w:val="18"/>
                <w:szCs w:val="18"/>
              </w:rPr>
            </w:pPr>
            <w:r w:rsidRPr="00C83460">
              <w:rPr>
                <w:rFonts w:eastAsia="Times New Roman" w:cs="Times New Roman"/>
                <w:b/>
                <w:bCs/>
                <w:color w:val="FFFFFF" w:themeColor="background1"/>
                <w:sz w:val="18"/>
                <w:szCs w:val="18"/>
              </w:rPr>
              <w:t>Top Result</w:t>
            </w:r>
          </w:p>
        </w:tc>
      </w:tr>
      <w:tr w:rsidR="00E46DCA" w:rsidRPr="00C83460" w14:paraId="30DF1C6B" w14:textId="77777777" w:rsidTr="00360885">
        <w:trPr>
          <w:cnfStyle w:firstRow="0" w:lastRow="0" w:firstColumn="0" w:lastColumn="0" w:oddVBand="0" w:evenVBand="0" w:oddHBand="0" w:evenHBand="1" w:firstRowFirstColumn="0" w:firstRowLastColumn="0" w:lastRowFirstColumn="0" w:lastRowLastColumn="0"/>
          <w:trHeight w:val="871"/>
        </w:trPr>
        <w:tc>
          <w:tcPr>
            <w:cnfStyle w:firstRow="0" w:lastRow="0" w:firstColumn="0" w:lastColumn="0" w:oddVBand="1" w:evenVBand="0" w:oddHBand="0" w:evenHBand="0" w:firstRowFirstColumn="0" w:firstRowLastColumn="0" w:lastRowFirstColumn="0" w:lastRowLastColumn="0"/>
            <w:tcW w:w="31.85pt" w:type="dxa"/>
            <w:shd w:val="clear" w:color="auto" w:fill="FFFFFF" w:themeFill="background1"/>
          </w:tcPr>
          <w:p w14:paraId="0B95A06C" w14:textId="77777777" w:rsidR="00E46DCA" w:rsidRPr="00C83460" w:rsidRDefault="00E46DCA" w:rsidP="00B13EE1">
            <w:pPr>
              <w:rPr>
                <w:sz w:val="18"/>
                <w:szCs w:val="18"/>
              </w:rPr>
            </w:pPr>
            <w:r w:rsidRPr="00C83460">
              <w:rPr>
                <w:sz w:val="18"/>
                <w:szCs w:val="18"/>
              </w:rPr>
              <w:t xml:space="preserve">WOA </w:t>
            </w:r>
            <w:hyperlink w:anchor="ref_11">
              <w:r w:rsidRPr="00C83460">
                <w:rPr>
                  <w:color w:val="0563C1"/>
                  <w:sz w:val="18"/>
                  <w:szCs w:val="18"/>
                  <w:u w:val="single"/>
                </w:rPr>
                <w:t>[11]</w:t>
              </w:r>
            </w:hyperlink>
          </w:p>
        </w:tc>
        <w:tc>
          <w:tcPr>
            <w:tcW w:w="39.20pt" w:type="dxa"/>
            <w:shd w:val="clear" w:color="auto" w:fill="FFFFFF" w:themeFill="background1"/>
          </w:tcPr>
          <w:p w14:paraId="06380796" w14:textId="77777777" w:rsidR="00E46DCA" w:rsidRPr="00C83460" w:rsidRDefault="00E46DCA" w:rsidP="00B13EE1">
            <w:pPr>
              <w:cnfStyle w:firstRow="0" w:lastRow="0" w:firstColumn="0" w:lastColumn="0" w:oddVBand="0" w:evenVBand="0" w:oddHBand="0" w:evenHBand="1" w:firstRowFirstColumn="0" w:firstRowLastColumn="0" w:lastRowFirstColumn="0" w:lastRowLastColumn="0"/>
              <w:rPr>
                <w:sz w:val="18"/>
                <w:szCs w:val="18"/>
              </w:rPr>
            </w:pPr>
            <w:r w:rsidRPr="00C83460">
              <w:rPr>
                <w:rFonts w:eastAsia="Times New Roman" w:cs="Times New Roman"/>
                <w:sz w:val="18"/>
                <w:szCs w:val="18"/>
              </w:rPr>
              <w:t>Base bubble-net hunting</w:t>
            </w:r>
          </w:p>
        </w:tc>
        <w:tc>
          <w:tcPr>
            <w:cnfStyle w:firstRow="0" w:lastRow="0" w:firstColumn="0" w:lastColumn="0" w:oddVBand="1" w:evenVBand="0" w:oddHBand="0" w:evenHBand="0" w:firstRowFirstColumn="0" w:firstRowLastColumn="0" w:lastRowFirstColumn="0" w:lastRowLastColumn="0"/>
            <w:tcW w:w="39.20pt" w:type="dxa"/>
            <w:shd w:val="clear" w:color="auto" w:fill="FFFFFF" w:themeFill="background1"/>
          </w:tcPr>
          <w:p w14:paraId="2E87A962" w14:textId="77777777" w:rsidR="00E46DCA" w:rsidRPr="00C83460" w:rsidRDefault="00E46DCA" w:rsidP="00B13EE1">
            <w:pPr>
              <w:rPr>
                <w:sz w:val="18"/>
                <w:szCs w:val="18"/>
              </w:rPr>
            </w:pPr>
            <w:r w:rsidRPr="00C83460">
              <w:rPr>
                <w:rFonts w:eastAsia="Times New Roman" w:cs="Times New Roman"/>
                <w:sz w:val="18"/>
                <w:szCs w:val="18"/>
              </w:rPr>
              <w:t>Balanced exploit/explore; no tuning</w:t>
            </w:r>
          </w:p>
        </w:tc>
        <w:tc>
          <w:tcPr>
            <w:tcW w:w="39.20pt" w:type="dxa"/>
            <w:shd w:val="clear" w:color="auto" w:fill="FFFFFF" w:themeFill="background1"/>
          </w:tcPr>
          <w:p w14:paraId="2579EEAB" w14:textId="77777777" w:rsidR="00E46DCA" w:rsidRPr="00C83460" w:rsidRDefault="00E46DCA" w:rsidP="00B13EE1">
            <w:pPr>
              <w:cnfStyle w:firstRow="0" w:lastRow="0" w:firstColumn="0" w:lastColumn="0" w:oddVBand="0" w:evenVBand="0" w:oddHBand="0" w:evenHBand="1" w:firstRowFirstColumn="0" w:firstRowLastColumn="0" w:lastRowFirstColumn="0" w:lastRowLastColumn="0"/>
              <w:rPr>
                <w:sz w:val="18"/>
                <w:szCs w:val="18"/>
              </w:rPr>
            </w:pPr>
            <w:r w:rsidRPr="00C83460">
              <w:rPr>
                <w:rFonts w:eastAsia="Times New Roman" w:cs="Times New Roman"/>
                <w:sz w:val="18"/>
                <w:szCs w:val="18"/>
              </w:rPr>
              <w:t>Local optima risk</w:t>
            </w:r>
          </w:p>
        </w:tc>
        <w:tc>
          <w:tcPr>
            <w:cnfStyle w:firstRow="0" w:lastRow="0" w:firstColumn="0" w:lastColumn="0" w:oddVBand="1" w:evenVBand="0" w:oddHBand="0" w:evenHBand="0" w:firstRowFirstColumn="0" w:firstRowLastColumn="0" w:lastRowFirstColumn="0" w:lastRowLastColumn="0"/>
            <w:tcW w:w="41.65pt" w:type="dxa"/>
            <w:shd w:val="clear" w:color="auto" w:fill="FFFFFF" w:themeFill="background1"/>
          </w:tcPr>
          <w:p w14:paraId="51C5D655" w14:textId="77777777" w:rsidR="00E46DCA" w:rsidRPr="00C83460" w:rsidRDefault="00E46DCA" w:rsidP="00B13EE1">
            <w:pPr>
              <w:rPr>
                <w:sz w:val="18"/>
                <w:szCs w:val="18"/>
              </w:rPr>
            </w:pPr>
            <w:proofErr w:type="spellStart"/>
            <w:r w:rsidRPr="00C83460">
              <w:rPr>
                <w:rFonts w:eastAsia="Times New Roman" w:cs="Times New Roman"/>
                <w:sz w:val="18"/>
                <w:szCs w:val="18"/>
              </w:rPr>
              <w:t>MalwareBazaar</w:t>
            </w:r>
            <w:proofErr w:type="spellEnd"/>
            <w:r w:rsidRPr="00C83460">
              <w:rPr>
                <w:rFonts w:eastAsia="Times New Roman" w:cs="Times New Roman"/>
                <w:sz w:val="18"/>
                <w:szCs w:val="18"/>
              </w:rPr>
              <w:t xml:space="preserve"> execution-derived features</w:t>
            </w:r>
          </w:p>
        </w:tc>
        <w:tc>
          <w:tcPr>
            <w:tcW w:w="55.90pt" w:type="dxa"/>
            <w:shd w:val="clear" w:color="auto" w:fill="FFFFFF" w:themeFill="background1"/>
          </w:tcPr>
          <w:p w14:paraId="2DBC6E45" w14:textId="77777777" w:rsidR="00E46DCA" w:rsidRPr="00C83460" w:rsidRDefault="00E46DCA" w:rsidP="00B13EE1">
            <w:pPr>
              <w:cnfStyle w:firstRow="0" w:lastRow="0" w:firstColumn="0" w:lastColumn="0" w:oddVBand="0" w:evenVBand="0" w:oddHBand="0" w:evenHBand="1" w:firstRowFirstColumn="0" w:firstRowLastColumn="0" w:lastRowFirstColumn="0" w:lastRowLastColumn="0"/>
              <w:rPr>
                <w:sz w:val="18"/>
                <w:szCs w:val="18"/>
              </w:rPr>
            </w:pPr>
            <w:r w:rsidRPr="00C83460">
              <w:rPr>
                <w:rFonts w:eastAsia="Times New Roman" w:cs="Times New Roman"/>
                <w:sz w:val="18"/>
                <w:szCs w:val="18"/>
              </w:rPr>
              <w:t>95–97% accuracy</w:t>
            </w:r>
          </w:p>
        </w:tc>
      </w:tr>
      <w:tr w:rsidR="00E46DCA" w:rsidRPr="00C83460" w14:paraId="4F4E3C92" w14:textId="77777777" w:rsidTr="00360885">
        <w:trPr>
          <w:cnfStyle w:firstRow="0" w:lastRow="0" w:firstColumn="0" w:lastColumn="0" w:oddVBand="0" w:evenVBand="0" w:oddHBand="1" w:evenHBand="0" w:firstRowFirstColumn="0" w:firstRowLastColumn="0" w:lastRowFirstColumn="0" w:lastRowLastColumn="0"/>
          <w:trHeight w:val="871"/>
        </w:trPr>
        <w:tc>
          <w:tcPr>
            <w:cnfStyle w:firstRow="0" w:lastRow="0" w:firstColumn="0" w:lastColumn="0" w:oddVBand="1" w:evenVBand="0" w:oddHBand="0" w:evenHBand="0" w:firstRowFirstColumn="0" w:firstRowLastColumn="0" w:lastRowFirstColumn="0" w:lastRowLastColumn="0"/>
            <w:tcW w:w="31.85pt" w:type="dxa"/>
          </w:tcPr>
          <w:p w14:paraId="7A51F60E" w14:textId="77777777" w:rsidR="00E46DCA" w:rsidRPr="00C83460" w:rsidRDefault="00E46DCA" w:rsidP="00B13EE1">
            <w:pPr>
              <w:rPr>
                <w:sz w:val="18"/>
                <w:szCs w:val="18"/>
              </w:rPr>
            </w:pPr>
            <w:r w:rsidRPr="00C83460">
              <w:rPr>
                <w:sz w:val="18"/>
                <w:szCs w:val="18"/>
              </w:rPr>
              <w:t xml:space="preserve">EWOA </w:t>
            </w:r>
            <w:hyperlink w:anchor="ref_12">
              <w:r w:rsidRPr="00C83460">
                <w:rPr>
                  <w:color w:val="0563C1"/>
                  <w:sz w:val="18"/>
                  <w:szCs w:val="18"/>
                  <w:u w:val="single"/>
                </w:rPr>
                <w:t>[12]</w:t>
              </w:r>
            </w:hyperlink>
          </w:p>
        </w:tc>
        <w:tc>
          <w:tcPr>
            <w:tcW w:w="39.20pt" w:type="dxa"/>
          </w:tcPr>
          <w:p w14:paraId="35597857" w14:textId="77777777" w:rsidR="00E46DCA" w:rsidRPr="00C83460" w:rsidRDefault="00E46DCA" w:rsidP="00B13EE1">
            <w:pPr>
              <w:cnfStyle w:firstRow="0" w:lastRow="0" w:firstColumn="0" w:lastColumn="0" w:oddVBand="0" w:evenVBand="0" w:oddHBand="1" w:evenHBand="0" w:firstRowFirstColumn="0" w:firstRowLastColumn="0" w:lastRowFirstColumn="0" w:lastRowLastColumn="0"/>
              <w:rPr>
                <w:sz w:val="18"/>
                <w:szCs w:val="18"/>
              </w:rPr>
            </w:pPr>
            <w:r w:rsidRPr="00C83460">
              <w:rPr>
                <w:rFonts w:eastAsia="Times New Roman" w:cs="Times New Roman"/>
                <w:sz w:val="18"/>
                <w:szCs w:val="18"/>
              </w:rPr>
              <w:t>Enhanced search with adaptive params</w:t>
            </w:r>
          </w:p>
        </w:tc>
        <w:tc>
          <w:tcPr>
            <w:cnfStyle w:firstRow="0" w:lastRow="0" w:firstColumn="0" w:lastColumn="0" w:oddVBand="1" w:evenVBand="0" w:oddHBand="0" w:evenHBand="0" w:firstRowFirstColumn="0" w:firstRowLastColumn="0" w:lastRowFirstColumn="0" w:lastRowLastColumn="0"/>
            <w:tcW w:w="39.20pt" w:type="dxa"/>
          </w:tcPr>
          <w:p w14:paraId="446A61D2" w14:textId="77777777" w:rsidR="00E46DCA" w:rsidRPr="00C83460" w:rsidRDefault="00E46DCA" w:rsidP="00B13EE1">
            <w:pPr>
              <w:rPr>
                <w:sz w:val="18"/>
                <w:szCs w:val="18"/>
              </w:rPr>
            </w:pPr>
            <w:r w:rsidRPr="00C83460">
              <w:rPr>
                <w:rFonts w:eastAsia="Times New Roman" w:cs="Times New Roman"/>
                <w:sz w:val="18"/>
                <w:szCs w:val="18"/>
              </w:rPr>
              <w:t>Escapes local optima; reduced dimensionality</w:t>
            </w:r>
          </w:p>
        </w:tc>
        <w:tc>
          <w:tcPr>
            <w:tcW w:w="39.20pt" w:type="dxa"/>
          </w:tcPr>
          <w:p w14:paraId="40378251" w14:textId="77777777" w:rsidR="00E46DCA" w:rsidRPr="00C83460" w:rsidRDefault="00E46DCA" w:rsidP="00B13EE1">
            <w:pPr>
              <w:cnfStyle w:firstRow="0" w:lastRow="0" w:firstColumn="0" w:lastColumn="0" w:oddVBand="0" w:evenVBand="0" w:oddHBand="1" w:evenHBand="0" w:firstRowFirstColumn="0" w:firstRowLastColumn="0" w:lastRowFirstColumn="0" w:lastRowLastColumn="0"/>
              <w:rPr>
                <w:sz w:val="18"/>
                <w:szCs w:val="18"/>
              </w:rPr>
            </w:pPr>
            <w:r w:rsidRPr="00C83460">
              <w:rPr>
                <w:rFonts w:eastAsia="Times New Roman" w:cs="Times New Roman"/>
                <w:sz w:val="18"/>
                <w:szCs w:val="18"/>
              </w:rPr>
              <w:t xml:space="preserve">Higher </w:t>
            </w:r>
            <w:proofErr w:type="gramStart"/>
            <w:r w:rsidRPr="00C83460">
              <w:rPr>
                <w:rFonts w:eastAsia="Times New Roman" w:cs="Times New Roman"/>
                <w:sz w:val="18"/>
                <w:szCs w:val="18"/>
              </w:rPr>
              <w:t>compute</w:t>
            </w:r>
            <w:proofErr w:type="gramEnd"/>
            <w:r w:rsidRPr="00C83460">
              <w:rPr>
                <w:rFonts w:eastAsia="Times New Roman" w:cs="Times New Roman"/>
                <w:sz w:val="18"/>
                <w:szCs w:val="18"/>
              </w:rPr>
              <w:t xml:space="preserve"> cost</w:t>
            </w:r>
          </w:p>
        </w:tc>
        <w:tc>
          <w:tcPr>
            <w:cnfStyle w:firstRow="0" w:lastRow="0" w:firstColumn="0" w:lastColumn="0" w:oddVBand="1" w:evenVBand="0" w:oddHBand="0" w:evenHBand="0" w:firstRowFirstColumn="0" w:firstRowLastColumn="0" w:lastRowFirstColumn="0" w:lastRowLastColumn="0"/>
            <w:tcW w:w="41.65pt" w:type="dxa"/>
          </w:tcPr>
          <w:p w14:paraId="2C8F2CC7" w14:textId="77777777" w:rsidR="00E46DCA" w:rsidRPr="00C83460" w:rsidRDefault="00E46DCA" w:rsidP="00B13EE1">
            <w:pPr>
              <w:rPr>
                <w:sz w:val="18"/>
                <w:szCs w:val="18"/>
              </w:rPr>
            </w:pPr>
            <w:proofErr w:type="spellStart"/>
            <w:r w:rsidRPr="00C83460">
              <w:rPr>
                <w:rFonts w:eastAsia="Times New Roman" w:cs="Times New Roman"/>
                <w:sz w:val="18"/>
                <w:szCs w:val="18"/>
              </w:rPr>
              <w:t>MalwareBazaar</w:t>
            </w:r>
            <w:proofErr w:type="spellEnd"/>
            <w:r w:rsidRPr="00C83460">
              <w:rPr>
                <w:rFonts w:eastAsia="Times New Roman" w:cs="Times New Roman"/>
                <w:sz w:val="18"/>
                <w:szCs w:val="18"/>
              </w:rPr>
              <w:t xml:space="preserve"> execution-derived features</w:t>
            </w:r>
          </w:p>
        </w:tc>
        <w:tc>
          <w:tcPr>
            <w:tcW w:w="55.90pt" w:type="dxa"/>
          </w:tcPr>
          <w:p w14:paraId="0BB58F7C" w14:textId="77777777" w:rsidR="00E46DCA" w:rsidRPr="00C83460" w:rsidRDefault="00E46DCA" w:rsidP="00B13EE1">
            <w:pPr>
              <w:cnfStyle w:firstRow="0" w:lastRow="0" w:firstColumn="0" w:lastColumn="0" w:oddVBand="0" w:evenVBand="0" w:oddHBand="1" w:evenHBand="0" w:firstRowFirstColumn="0" w:firstRowLastColumn="0" w:lastRowFirstColumn="0" w:lastRowLastColumn="0"/>
              <w:rPr>
                <w:sz w:val="18"/>
                <w:szCs w:val="18"/>
              </w:rPr>
            </w:pPr>
            <w:r w:rsidRPr="00C83460">
              <w:rPr>
                <w:rFonts w:eastAsia="Times New Roman" w:cs="Times New Roman"/>
                <w:sz w:val="18"/>
                <w:szCs w:val="18"/>
              </w:rPr>
              <w:t>98.4% accuracy</w:t>
            </w:r>
          </w:p>
        </w:tc>
      </w:tr>
      <w:tr w:rsidR="00E46DCA" w:rsidRPr="00C83460" w14:paraId="5A333E78" w14:textId="77777777" w:rsidTr="00360885">
        <w:trPr>
          <w:cnfStyle w:firstRow="0" w:lastRow="0" w:firstColumn="0" w:lastColumn="0" w:oddVBand="0" w:evenVBand="0" w:oddHBand="0" w:evenHBand="1" w:firstRowFirstColumn="0" w:firstRowLastColumn="0" w:lastRowFirstColumn="0" w:lastRowLastColumn="0"/>
          <w:trHeight w:val="871"/>
        </w:trPr>
        <w:tc>
          <w:tcPr>
            <w:cnfStyle w:firstRow="0" w:lastRow="0" w:firstColumn="0" w:lastColumn="0" w:oddVBand="1" w:evenVBand="0" w:oddHBand="0" w:evenHBand="0" w:firstRowFirstColumn="0" w:firstRowLastColumn="0" w:lastRowFirstColumn="0" w:lastRowLastColumn="0"/>
            <w:tcW w:w="31.85pt" w:type="dxa"/>
            <w:shd w:val="clear" w:color="auto" w:fill="FFFFFF" w:themeFill="background1"/>
          </w:tcPr>
          <w:p w14:paraId="0776938B" w14:textId="77777777" w:rsidR="00E46DCA" w:rsidRPr="00C83460" w:rsidRDefault="00E46DCA" w:rsidP="00B13EE1">
            <w:pPr>
              <w:rPr>
                <w:sz w:val="18"/>
                <w:szCs w:val="18"/>
              </w:rPr>
            </w:pPr>
            <w:r w:rsidRPr="00C83460">
              <w:rPr>
                <w:sz w:val="18"/>
                <w:szCs w:val="18"/>
              </w:rPr>
              <w:t xml:space="preserve">IWOA </w:t>
            </w:r>
            <w:hyperlink w:anchor="ref_14">
              <w:r w:rsidRPr="00C83460">
                <w:rPr>
                  <w:color w:val="0563C1"/>
                  <w:sz w:val="18"/>
                  <w:szCs w:val="18"/>
                  <w:u w:val="single"/>
                </w:rPr>
                <w:t>[14]</w:t>
              </w:r>
            </w:hyperlink>
          </w:p>
        </w:tc>
        <w:tc>
          <w:tcPr>
            <w:tcW w:w="39.20pt" w:type="dxa"/>
            <w:shd w:val="clear" w:color="auto" w:fill="FFFFFF" w:themeFill="background1"/>
          </w:tcPr>
          <w:p w14:paraId="6B07018D" w14:textId="77777777" w:rsidR="00E46DCA" w:rsidRPr="00C83460" w:rsidRDefault="00E46DCA" w:rsidP="00B13EE1">
            <w:pPr>
              <w:cnfStyle w:firstRow="0" w:lastRow="0" w:firstColumn="0" w:lastColumn="0" w:oddVBand="0" w:evenVBand="0" w:oddHBand="0" w:evenHBand="1" w:firstRowFirstColumn="0" w:firstRowLastColumn="0" w:lastRowFirstColumn="0" w:lastRowLastColumn="0"/>
              <w:rPr>
                <w:sz w:val="18"/>
                <w:szCs w:val="18"/>
              </w:rPr>
            </w:pPr>
            <w:r w:rsidRPr="00C83460">
              <w:rPr>
                <w:rFonts w:eastAsia="Times New Roman" w:cs="Times New Roman"/>
                <w:sz w:val="18"/>
                <w:szCs w:val="18"/>
              </w:rPr>
              <w:t>Cauchy mutation + adaptive inertia</w:t>
            </w:r>
          </w:p>
        </w:tc>
        <w:tc>
          <w:tcPr>
            <w:cnfStyle w:firstRow="0" w:lastRow="0" w:firstColumn="0" w:lastColumn="0" w:oddVBand="1" w:evenVBand="0" w:oddHBand="0" w:evenHBand="0" w:firstRowFirstColumn="0" w:firstRowLastColumn="0" w:lastRowFirstColumn="0" w:lastRowLastColumn="0"/>
            <w:tcW w:w="39.20pt" w:type="dxa"/>
            <w:shd w:val="clear" w:color="auto" w:fill="FFFFFF" w:themeFill="background1"/>
          </w:tcPr>
          <w:p w14:paraId="06D3780F" w14:textId="77777777" w:rsidR="00E46DCA" w:rsidRPr="00C83460" w:rsidRDefault="00E46DCA" w:rsidP="00B13EE1">
            <w:pPr>
              <w:rPr>
                <w:sz w:val="18"/>
                <w:szCs w:val="18"/>
              </w:rPr>
            </w:pPr>
            <w:r w:rsidRPr="00C83460">
              <w:rPr>
                <w:rFonts w:eastAsia="Times New Roman" w:cs="Times New Roman"/>
                <w:sz w:val="18"/>
                <w:szCs w:val="18"/>
              </w:rPr>
              <w:t>Escapes local optima more reliably</w:t>
            </w:r>
          </w:p>
        </w:tc>
        <w:tc>
          <w:tcPr>
            <w:tcW w:w="39.20pt" w:type="dxa"/>
            <w:shd w:val="clear" w:color="auto" w:fill="FFFFFF" w:themeFill="background1"/>
          </w:tcPr>
          <w:p w14:paraId="79B19869" w14:textId="77777777" w:rsidR="00E46DCA" w:rsidRPr="00C83460" w:rsidRDefault="00E46DCA" w:rsidP="00B13EE1">
            <w:pPr>
              <w:cnfStyle w:firstRow="0" w:lastRow="0" w:firstColumn="0" w:lastColumn="0" w:oddVBand="0" w:evenVBand="0" w:oddHBand="0" w:evenHBand="1" w:firstRowFirstColumn="0" w:firstRowLastColumn="0" w:lastRowFirstColumn="0" w:lastRowLastColumn="0"/>
              <w:rPr>
                <w:sz w:val="18"/>
                <w:szCs w:val="18"/>
              </w:rPr>
            </w:pPr>
            <w:r w:rsidRPr="00C83460">
              <w:rPr>
                <w:rFonts w:eastAsia="Times New Roman" w:cs="Times New Roman"/>
                <w:sz w:val="18"/>
                <w:szCs w:val="18"/>
              </w:rPr>
              <w:t xml:space="preserve">Higher </w:t>
            </w:r>
            <w:proofErr w:type="gramStart"/>
            <w:r w:rsidRPr="00C83460">
              <w:rPr>
                <w:rFonts w:eastAsia="Times New Roman" w:cs="Times New Roman"/>
                <w:sz w:val="18"/>
                <w:szCs w:val="18"/>
              </w:rPr>
              <w:t>compute</w:t>
            </w:r>
            <w:proofErr w:type="gramEnd"/>
            <w:r w:rsidRPr="00C83460">
              <w:rPr>
                <w:rFonts w:eastAsia="Times New Roman" w:cs="Times New Roman"/>
                <w:sz w:val="18"/>
                <w:szCs w:val="18"/>
              </w:rPr>
              <w:t xml:space="preserve"> cost</w:t>
            </w:r>
          </w:p>
        </w:tc>
        <w:tc>
          <w:tcPr>
            <w:cnfStyle w:firstRow="0" w:lastRow="0" w:firstColumn="0" w:lastColumn="0" w:oddVBand="1" w:evenVBand="0" w:oddHBand="0" w:evenHBand="0" w:firstRowFirstColumn="0" w:firstRowLastColumn="0" w:lastRowFirstColumn="0" w:lastRowLastColumn="0"/>
            <w:tcW w:w="41.65pt" w:type="dxa"/>
            <w:shd w:val="clear" w:color="auto" w:fill="FFFFFF" w:themeFill="background1"/>
          </w:tcPr>
          <w:p w14:paraId="2D30E07E" w14:textId="77777777" w:rsidR="00E46DCA" w:rsidRPr="00C83460" w:rsidRDefault="00E46DCA" w:rsidP="00B13EE1">
            <w:pPr>
              <w:rPr>
                <w:sz w:val="18"/>
                <w:szCs w:val="18"/>
              </w:rPr>
            </w:pPr>
            <w:proofErr w:type="spellStart"/>
            <w:r w:rsidRPr="00C83460">
              <w:rPr>
                <w:rFonts w:eastAsia="Times New Roman" w:cs="Times New Roman"/>
                <w:sz w:val="18"/>
                <w:szCs w:val="18"/>
              </w:rPr>
              <w:t>MalwareBazaar</w:t>
            </w:r>
            <w:proofErr w:type="spellEnd"/>
            <w:r w:rsidRPr="00C83460">
              <w:rPr>
                <w:rFonts w:eastAsia="Times New Roman" w:cs="Times New Roman"/>
                <w:sz w:val="18"/>
                <w:szCs w:val="18"/>
              </w:rPr>
              <w:t xml:space="preserve"> execution-derived features</w:t>
            </w:r>
          </w:p>
        </w:tc>
        <w:tc>
          <w:tcPr>
            <w:tcW w:w="55.90pt" w:type="dxa"/>
            <w:shd w:val="clear" w:color="auto" w:fill="FFFFFF" w:themeFill="background1"/>
          </w:tcPr>
          <w:p w14:paraId="47210E6D" w14:textId="77777777" w:rsidR="00E46DCA" w:rsidRPr="00C83460" w:rsidRDefault="00E46DCA" w:rsidP="00B13EE1">
            <w:pPr>
              <w:cnfStyle w:firstRow="0" w:lastRow="0" w:firstColumn="0" w:lastColumn="0" w:oddVBand="0" w:evenVBand="0" w:oddHBand="0" w:evenHBand="1" w:firstRowFirstColumn="0" w:firstRowLastColumn="0" w:lastRowFirstColumn="0" w:lastRowLastColumn="0"/>
              <w:rPr>
                <w:sz w:val="18"/>
                <w:szCs w:val="18"/>
              </w:rPr>
            </w:pPr>
            <w:r w:rsidRPr="00C83460">
              <w:rPr>
                <w:rFonts w:eastAsia="Times New Roman" w:cs="Times New Roman"/>
                <w:sz w:val="18"/>
                <w:szCs w:val="18"/>
              </w:rPr>
              <w:t>97.8% accuracy</w:t>
            </w:r>
          </w:p>
        </w:tc>
      </w:tr>
      <w:tr w:rsidR="00E46DCA" w:rsidRPr="00C83460" w14:paraId="677357D6" w14:textId="77777777" w:rsidTr="00360885">
        <w:trPr>
          <w:cnfStyle w:firstRow="0" w:lastRow="0" w:firstColumn="0" w:lastColumn="0" w:oddVBand="0" w:evenVBand="0" w:oddHBand="1" w:evenHBand="0" w:firstRowFirstColumn="0" w:firstRowLastColumn="0" w:lastRowFirstColumn="0" w:lastRowLastColumn="0"/>
          <w:trHeight w:val="589"/>
        </w:trPr>
        <w:tc>
          <w:tcPr>
            <w:cnfStyle w:firstRow="0" w:lastRow="0" w:firstColumn="0" w:lastColumn="0" w:oddVBand="1" w:evenVBand="0" w:oddHBand="0" w:evenHBand="0" w:firstRowFirstColumn="0" w:firstRowLastColumn="0" w:lastRowFirstColumn="0" w:lastRowLastColumn="0"/>
            <w:tcW w:w="31.85pt" w:type="dxa"/>
          </w:tcPr>
          <w:p w14:paraId="7AF05762" w14:textId="77777777" w:rsidR="00E46DCA" w:rsidRPr="00C83460" w:rsidRDefault="00E46DCA" w:rsidP="00B13EE1">
            <w:pPr>
              <w:rPr>
                <w:sz w:val="18"/>
                <w:szCs w:val="18"/>
              </w:rPr>
            </w:pPr>
            <w:r w:rsidRPr="00C83460">
              <w:rPr>
                <w:sz w:val="18"/>
                <w:szCs w:val="18"/>
              </w:rPr>
              <w:t xml:space="preserve">WOA+KELM </w:t>
            </w:r>
            <w:hyperlink w:anchor="ref_11">
              <w:r w:rsidRPr="00C83460">
                <w:rPr>
                  <w:color w:val="0563C1"/>
                  <w:sz w:val="18"/>
                  <w:szCs w:val="18"/>
                  <w:u w:val="single"/>
                </w:rPr>
                <w:t>[11]</w:t>
              </w:r>
            </w:hyperlink>
          </w:p>
        </w:tc>
        <w:tc>
          <w:tcPr>
            <w:tcW w:w="39.20pt" w:type="dxa"/>
          </w:tcPr>
          <w:p w14:paraId="715549FA" w14:textId="77777777" w:rsidR="00E46DCA" w:rsidRPr="00C83460" w:rsidRDefault="00E46DCA" w:rsidP="00B13EE1">
            <w:pPr>
              <w:cnfStyle w:firstRow="0" w:lastRow="0" w:firstColumn="0" w:lastColumn="0" w:oddVBand="0" w:evenVBand="0" w:oddHBand="1" w:evenHBand="0" w:firstRowFirstColumn="0" w:firstRowLastColumn="0" w:lastRowFirstColumn="0" w:lastRowLastColumn="0"/>
              <w:rPr>
                <w:sz w:val="18"/>
                <w:szCs w:val="18"/>
              </w:rPr>
            </w:pPr>
            <w:r w:rsidRPr="00C83460">
              <w:rPr>
                <w:rFonts w:eastAsia="Times New Roman" w:cs="Times New Roman"/>
                <w:sz w:val="18"/>
                <w:szCs w:val="18"/>
              </w:rPr>
              <w:t>Adaptive WOA for KELM params</w:t>
            </w:r>
          </w:p>
        </w:tc>
        <w:tc>
          <w:tcPr>
            <w:cnfStyle w:firstRow="0" w:lastRow="0" w:firstColumn="0" w:lastColumn="0" w:oddVBand="1" w:evenVBand="0" w:oddHBand="0" w:evenHBand="0" w:firstRowFirstColumn="0" w:firstRowLastColumn="0" w:lastRowFirstColumn="0" w:lastRowLastColumn="0"/>
            <w:tcW w:w="39.20pt" w:type="dxa"/>
          </w:tcPr>
          <w:p w14:paraId="7003F3EE" w14:textId="77777777" w:rsidR="00E46DCA" w:rsidRPr="00C83460" w:rsidRDefault="00E46DCA" w:rsidP="00B13EE1">
            <w:pPr>
              <w:rPr>
                <w:sz w:val="18"/>
                <w:szCs w:val="18"/>
              </w:rPr>
            </w:pPr>
            <w:r w:rsidRPr="00C83460">
              <w:rPr>
                <w:rFonts w:eastAsia="Times New Roman" w:cs="Times New Roman"/>
                <w:sz w:val="18"/>
                <w:szCs w:val="18"/>
              </w:rPr>
              <w:t>High-accuracy classification</w:t>
            </w:r>
          </w:p>
        </w:tc>
        <w:tc>
          <w:tcPr>
            <w:tcW w:w="39.20pt" w:type="dxa"/>
          </w:tcPr>
          <w:p w14:paraId="62B1D1E4" w14:textId="77777777" w:rsidR="00E46DCA" w:rsidRPr="00C83460" w:rsidRDefault="00E46DCA" w:rsidP="00B13EE1">
            <w:pPr>
              <w:cnfStyle w:firstRow="0" w:lastRow="0" w:firstColumn="0" w:lastColumn="0" w:oddVBand="0" w:evenVBand="0" w:oddHBand="1" w:evenHBand="0" w:firstRowFirstColumn="0" w:firstRowLastColumn="0" w:lastRowFirstColumn="0" w:lastRowLastColumn="0"/>
              <w:rPr>
                <w:sz w:val="18"/>
                <w:szCs w:val="18"/>
              </w:rPr>
            </w:pPr>
            <w:r w:rsidRPr="00C83460">
              <w:rPr>
                <w:rFonts w:eastAsia="Times New Roman" w:cs="Times New Roman"/>
                <w:sz w:val="18"/>
                <w:szCs w:val="18"/>
              </w:rPr>
              <w:t>Sensitive to kernel params</w:t>
            </w:r>
          </w:p>
        </w:tc>
        <w:tc>
          <w:tcPr>
            <w:cnfStyle w:firstRow="0" w:lastRow="0" w:firstColumn="0" w:lastColumn="0" w:oddVBand="1" w:evenVBand="0" w:oddHBand="0" w:evenHBand="0" w:firstRowFirstColumn="0" w:firstRowLastColumn="0" w:lastRowFirstColumn="0" w:lastRowLastColumn="0"/>
            <w:tcW w:w="41.65pt" w:type="dxa"/>
          </w:tcPr>
          <w:p w14:paraId="5ACE0F56" w14:textId="77777777" w:rsidR="00E46DCA" w:rsidRPr="00C83460" w:rsidRDefault="00E46DCA" w:rsidP="00B13EE1">
            <w:pPr>
              <w:rPr>
                <w:sz w:val="18"/>
                <w:szCs w:val="18"/>
              </w:rPr>
            </w:pPr>
            <w:r w:rsidRPr="00C83460">
              <w:rPr>
                <w:rFonts w:eastAsia="Times New Roman" w:cs="Times New Roman"/>
                <w:sz w:val="18"/>
                <w:szCs w:val="18"/>
              </w:rPr>
              <w:t xml:space="preserve">Benchmark </w:t>
            </w:r>
            <w:proofErr w:type="spellStart"/>
            <w:r w:rsidRPr="00C83460">
              <w:rPr>
                <w:rFonts w:eastAsia="Times New Roman" w:cs="Times New Roman"/>
                <w:sz w:val="18"/>
                <w:szCs w:val="18"/>
              </w:rPr>
              <w:t>classif</w:t>
            </w:r>
            <w:proofErr w:type="spellEnd"/>
            <w:r w:rsidRPr="00C83460">
              <w:rPr>
                <w:rFonts w:eastAsia="Times New Roman" w:cs="Times New Roman"/>
                <w:sz w:val="18"/>
                <w:szCs w:val="18"/>
              </w:rPr>
              <w:t>.</w:t>
            </w:r>
          </w:p>
        </w:tc>
        <w:tc>
          <w:tcPr>
            <w:tcW w:w="55.90pt" w:type="dxa"/>
          </w:tcPr>
          <w:p w14:paraId="2E2F4B95" w14:textId="77777777" w:rsidR="00E46DCA" w:rsidRPr="00C83460" w:rsidRDefault="00E46DCA" w:rsidP="00B13EE1">
            <w:pPr>
              <w:cnfStyle w:firstRow="0" w:lastRow="0" w:firstColumn="0" w:lastColumn="0" w:oddVBand="0" w:evenVBand="0" w:oddHBand="1" w:evenHBand="0" w:firstRowFirstColumn="0" w:firstRowLastColumn="0" w:lastRowFirstColumn="0" w:lastRowLastColumn="0"/>
              <w:rPr>
                <w:sz w:val="18"/>
                <w:szCs w:val="18"/>
              </w:rPr>
            </w:pPr>
            <w:r w:rsidRPr="00C83460">
              <w:rPr>
                <w:rFonts w:eastAsia="Times New Roman" w:cs="Times New Roman"/>
                <w:sz w:val="18"/>
                <w:szCs w:val="18"/>
              </w:rPr>
              <w:t>98.6% accuracy</w:t>
            </w:r>
          </w:p>
        </w:tc>
      </w:tr>
      <w:tr w:rsidR="00E46DCA" w:rsidRPr="00C83460" w14:paraId="005CC9D8" w14:textId="77777777" w:rsidTr="00360885">
        <w:trPr>
          <w:cnfStyle w:firstRow="0" w:lastRow="0" w:firstColumn="0" w:lastColumn="0" w:oddVBand="0" w:evenVBand="0" w:oddHBand="0" w:evenHBand="1" w:firstRowFirstColumn="0" w:firstRowLastColumn="0" w:lastRowFirstColumn="0" w:lastRowLastColumn="0"/>
          <w:trHeight w:val="589"/>
        </w:trPr>
        <w:tc>
          <w:tcPr>
            <w:cnfStyle w:firstRow="0" w:lastRow="0" w:firstColumn="0" w:lastColumn="0" w:oddVBand="1" w:evenVBand="0" w:oddHBand="0" w:evenHBand="0" w:firstRowFirstColumn="0" w:firstRowLastColumn="0" w:lastRowFirstColumn="0" w:lastRowLastColumn="0"/>
            <w:tcW w:w="31.85pt" w:type="dxa"/>
            <w:shd w:val="clear" w:color="auto" w:fill="FFFFFF" w:themeFill="background1"/>
          </w:tcPr>
          <w:p w14:paraId="4EFD9C3C" w14:textId="77777777" w:rsidR="00E46DCA" w:rsidRPr="00C83460" w:rsidRDefault="00E46DCA" w:rsidP="00B13EE1">
            <w:pPr>
              <w:rPr>
                <w:sz w:val="18"/>
                <w:szCs w:val="18"/>
              </w:rPr>
            </w:pPr>
            <w:r w:rsidRPr="00C83460">
              <w:rPr>
                <w:sz w:val="18"/>
                <w:szCs w:val="18"/>
              </w:rPr>
              <w:t xml:space="preserve">OWOA </w:t>
            </w:r>
            <w:hyperlink w:anchor="ref_37">
              <w:r w:rsidRPr="00C83460">
                <w:rPr>
                  <w:color w:val="0563C1"/>
                  <w:sz w:val="18"/>
                  <w:szCs w:val="18"/>
                  <w:u w:val="single"/>
                </w:rPr>
                <w:t>[37]</w:t>
              </w:r>
            </w:hyperlink>
          </w:p>
        </w:tc>
        <w:tc>
          <w:tcPr>
            <w:tcW w:w="39.20pt" w:type="dxa"/>
            <w:shd w:val="clear" w:color="auto" w:fill="FFFFFF" w:themeFill="background1"/>
          </w:tcPr>
          <w:p w14:paraId="725F8E6C" w14:textId="77777777" w:rsidR="00E46DCA" w:rsidRPr="00C83460" w:rsidRDefault="00E46DCA" w:rsidP="00B13EE1">
            <w:pPr>
              <w:cnfStyle w:firstRow="0" w:lastRow="0" w:firstColumn="0" w:lastColumn="0" w:oddVBand="0" w:evenVBand="0" w:oddHBand="0" w:evenHBand="1" w:firstRowFirstColumn="0" w:firstRowLastColumn="0" w:lastRowFirstColumn="0" w:lastRowLastColumn="0"/>
              <w:rPr>
                <w:sz w:val="18"/>
                <w:szCs w:val="18"/>
              </w:rPr>
            </w:pPr>
            <w:r w:rsidRPr="00C83460">
              <w:rPr>
                <w:rFonts w:eastAsia="Times New Roman" w:cs="Times New Roman"/>
                <w:sz w:val="18"/>
                <w:szCs w:val="18"/>
              </w:rPr>
              <w:t>Opposition-based initialization</w:t>
            </w:r>
          </w:p>
        </w:tc>
        <w:tc>
          <w:tcPr>
            <w:cnfStyle w:firstRow="0" w:lastRow="0" w:firstColumn="0" w:lastColumn="0" w:oddVBand="1" w:evenVBand="0" w:oddHBand="0" w:evenHBand="0" w:firstRowFirstColumn="0" w:firstRowLastColumn="0" w:lastRowFirstColumn="0" w:lastRowLastColumn="0"/>
            <w:tcW w:w="39.20pt" w:type="dxa"/>
            <w:shd w:val="clear" w:color="auto" w:fill="FFFFFF" w:themeFill="background1"/>
          </w:tcPr>
          <w:p w14:paraId="56E7C343" w14:textId="77777777" w:rsidR="00E46DCA" w:rsidRPr="00C83460" w:rsidRDefault="00E46DCA" w:rsidP="00B13EE1">
            <w:pPr>
              <w:rPr>
                <w:sz w:val="18"/>
                <w:szCs w:val="18"/>
              </w:rPr>
            </w:pPr>
            <w:r w:rsidRPr="00C83460">
              <w:rPr>
                <w:rFonts w:eastAsia="Times New Roman" w:cs="Times New Roman"/>
                <w:sz w:val="18"/>
                <w:szCs w:val="18"/>
              </w:rPr>
              <w:t>Better diversity, fast convergence</w:t>
            </w:r>
          </w:p>
        </w:tc>
        <w:tc>
          <w:tcPr>
            <w:tcW w:w="39.20pt" w:type="dxa"/>
            <w:shd w:val="clear" w:color="auto" w:fill="FFFFFF" w:themeFill="background1"/>
          </w:tcPr>
          <w:p w14:paraId="143ACF43" w14:textId="77777777" w:rsidR="00E46DCA" w:rsidRPr="00C83460" w:rsidRDefault="00E46DCA" w:rsidP="00B13EE1">
            <w:pPr>
              <w:cnfStyle w:firstRow="0" w:lastRow="0" w:firstColumn="0" w:lastColumn="0" w:oddVBand="0" w:evenVBand="0" w:oddHBand="0" w:evenHBand="1" w:firstRowFirstColumn="0" w:firstRowLastColumn="0" w:lastRowFirstColumn="0" w:lastRowLastColumn="0"/>
              <w:rPr>
                <w:sz w:val="18"/>
                <w:szCs w:val="18"/>
              </w:rPr>
            </w:pPr>
            <w:r w:rsidRPr="00C83460">
              <w:rPr>
                <w:rFonts w:eastAsia="Times New Roman" w:cs="Times New Roman"/>
                <w:sz w:val="18"/>
                <w:szCs w:val="18"/>
              </w:rPr>
              <w:t>2× population evaluation</w:t>
            </w:r>
          </w:p>
        </w:tc>
        <w:tc>
          <w:tcPr>
            <w:cnfStyle w:firstRow="0" w:lastRow="0" w:firstColumn="0" w:lastColumn="0" w:oddVBand="1" w:evenVBand="0" w:oddHBand="0" w:evenHBand="0" w:firstRowFirstColumn="0" w:firstRowLastColumn="0" w:lastRowFirstColumn="0" w:lastRowLastColumn="0"/>
            <w:tcW w:w="41.65pt" w:type="dxa"/>
            <w:shd w:val="clear" w:color="auto" w:fill="FFFFFF" w:themeFill="background1"/>
          </w:tcPr>
          <w:p w14:paraId="2F2E02BA" w14:textId="77777777" w:rsidR="00E46DCA" w:rsidRPr="00C83460" w:rsidRDefault="00E46DCA" w:rsidP="00B13EE1">
            <w:pPr>
              <w:rPr>
                <w:sz w:val="18"/>
                <w:szCs w:val="18"/>
              </w:rPr>
            </w:pPr>
            <w:r w:rsidRPr="00C83460">
              <w:rPr>
                <w:rFonts w:eastAsia="Times New Roman" w:cs="Times New Roman"/>
                <w:sz w:val="18"/>
                <w:szCs w:val="18"/>
              </w:rPr>
              <w:t>CICIDS2017</w:t>
            </w:r>
          </w:p>
        </w:tc>
        <w:tc>
          <w:tcPr>
            <w:tcW w:w="55.90pt" w:type="dxa"/>
            <w:shd w:val="clear" w:color="auto" w:fill="FFFFFF" w:themeFill="background1"/>
          </w:tcPr>
          <w:p w14:paraId="132B54B1" w14:textId="77777777" w:rsidR="00E46DCA" w:rsidRPr="00C83460" w:rsidRDefault="00E46DCA" w:rsidP="00B13EE1">
            <w:pPr>
              <w:cnfStyle w:firstRow="0" w:lastRow="0" w:firstColumn="0" w:lastColumn="0" w:oddVBand="0" w:evenVBand="0" w:oddHBand="0" w:evenHBand="1" w:firstRowFirstColumn="0" w:firstRowLastColumn="0" w:lastRowFirstColumn="0" w:lastRowLastColumn="0"/>
              <w:rPr>
                <w:sz w:val="18"/>
                <w:szCs w:val="18"/>
              </w:rPr>
            </w:pPr>
            <w:r w:rsidRPr="00C83460">
              <w:rPr>
                <w:rFonts w:eastAsia="Times New Roman" w:cs="Times New Roman"/>
                <w:sz w:val="18"/>
                <w:szCs w:val="18"/>
              </w:rPr>
              <w:t>97.2% accuracy</w:t>
            </w:r>
          </w:p>
        </w:tc>
      </w:tr>
      <w:tr w:rsidR="00E46DCA" w:rsidRPr="00C83460" w14:paraId="301D286F" w14:textId="77777777" w:rsidTr="00933CB7">
        <w:trPr>
          <w:cnfStyle w:firstRow="0" w:lastRow="0" w:firstColumn="0" w:lastColumn="0" w:oddVBand="0" w:evenVBand="0" w:oddHBand="1" w:evenHBand="0" w:firstRowFirstColumn="0" w:firstRowLastColumn="0" w:lastRowFirstColumn="0" w:lastRowLastColumn="0"/>
          <w:trHeight w:val="982"/>
        </w:trPr>
        <w:tc>
          <w:tcPr>
            <w:cnfStyle w:firstRow="0" w:lastRow="0" w:firstColumn="0" w:lastColumn="0" w:oddVBand="1" w:evenVBand="0" w:oddHBand="0" w:evenHBand="0" w:firstRowFirstColumn="0" w:firstRowLastColumn="0" w:lastRowFirstColumn="0" w:lastRowLastColumn="0"/>
            <w:tcW w:w="31.85pt" w:type="dxa"/>
          </w:tcPr>
          <w:p w14:paraId="02B81826" w14:textId="77777777" w:rsidR="00E46DCA" w:rsidRPr="00C83460" w:rsidRDefault="00E46DCA" w:rsidP="00B13EE1">
            <w:pPr>
              <w:rPr>
                <w:sz w:val="18"/>
                <w:szCs w:val="18"/>
              </w:rPr>
            </w:pPr>
            <w:r w:rsidRPr="00C83460">
              <w:rPr>
                <w:sz w:val="18"/>
                <w:szCs w:val="18"/>
              </w:rPr>
              <w:t xml:space="preserve">WOA-LSTM </w:t>
            </w:r>
            <w:hyperlink w:anchor="ref_13">
              <w:r w:rsidRPr="00C83460">
                <w:rPr>
                  <w:color w:val="0563C1"/>
                  <w:sz w:val="18"/>
                  <w:szCs w:val="18"/>
                  <w:u w:val="single"/>
                </w:rPr>
                <w:t>[13]</w:t>
              </w:r>
            </w:hyperlink>
          </w:p>
        </w:tc>
        <w:tc>
          <w:tcPr>
            <w:tcW w:w="39.20pt" w:type="dxa"/>
          </w:tcPr>
          <w:p w14:paraId="6B831184" w14:textId="77777777" w:rsidR="00E46DCA" w:rsidRPr="00C83460" w:rsidRDefault="00E46DCA" w:rsidP="00B13EE1">
            <w:pPr>
              <w:cnfStyle w:firstRow="0" w:lastRow="0" w:firstColumn="0" w:lastColumn="0" w:oddVBand="0" w:evenVBand="0" w:oddHBand="1" w:evenHBand="0" w:firstRowFirstColumn="0" w:firstRowLastColumn="0" w:lastRowFirstColumn="0" w:lastRowLastColumn="0"/>
              <w:rPr>
                <w:sz w:val="18"/>
                <w:szCs w:val="18"/>
              </w:rPr>
            </w:pPr>
            <w:r w:rsidRPr="00C83460">
              <w:rPr>
                <w:rFonts w:eastAsia="Times New Roman" w:cs="Times New Roman"/>
                <w:sz w:val="18"/>
                <w:szCs w:val="18"/>
              </w:rPr>
              <w:t>WOA wrapped feature select + LSTM</w:t>
            </w:r>
          </w:p>
        </w:tc>
        <w:tc>
          <w:tcPr>
            <w:cnfStyle w:firstRow="0" w:lastRow="0" w:firstColumn="0" w:lastColumn="0" w:oddVBand="1" w:evenVBand="0" w:oddHBand="0" w:evenHBand="0" w:firstRowFirstColumn="0" w:firstRowLastColumn="0" w:lastRowFirstColumn="0" w:lastRowLastColumn="0"/>
            <w:tcW w:w="39.20pt" w:type="dxa"/>
          </w:tcPr>
          <w:p w14:paraId="1E43E782" w14:textId="77777777" w:rsidR="00E46DCA" w:rsidRPr="00C83460" w:rsidRDefault="00E46DCA" w:rsidP="00B13EE1">
            <w:pPr>
              <w:rPr>
                <w:sz w:val="18"/>
                <w:szCs w:val="18"/>
              </w:rPr>
            </w:pPr>
            <w:r w:rsidRPr="00C83460">
              <w:rPr>
                <w:rFonts w:eastAsia="Times New Roman" w:cs="Times New Roman"/>
                <w:sz w:val="18"/>
                <w:szCs w:val="18"/>
              </w:rPr>
              <w:t>Temporal pattern capture for IDS</w:t>
            </w:r>
          </w:p>
        </w:tc>
        <w:tc>
          <w:tcPr>
            <w:tcW w:w="39.20pt" w:type="dxa"/>
          </w:tcPr>
          <w:p w14:paraId="2E1535E0" w14:textId="77777777" w:rsidR="00E46DCA" w:rsidRPr="00C83460" w:rsidRDefault="00E46DCA" w:rsidP="00B13EE1">
            <w:pPr>
              <w:cnfStyle w:firstRow="0" w:lastRow="0" w:firstColumn="0" w:lastColumn="0" w:oddVBand="0" w:evenVBand="0" w:oddHBand="1" w:evenHBand="0" w:firstRowFirstColumn="0" w:firstRowLastColumn="0" w:lastRowFirstColumn="0" w:lastRowLastColumn="0"/>
              <w:rPr>
                <w:sz w:val="18"/>
                <w:szCs w:val="18"/>
              </w:rPr>
            </w:pPr>
            <w:r w:rsidRPr="00C83460">
              <w:rPr>
                <w:rFonts w:eastAsia="Times New Roman" w:cs="Times New Roman"/>
                <w:sz w:val="18"/>
                <w:szCs w:val="18"/>
              </w:rPr>
              <w:t>Slower training time</w:t>
            </w:r>
          </w:p>
        </w:tc>
        <w:tc>
          <w:tcPr>
            <w:cnfStyle w:firstRow="0" w:lastRow="0" w:firstColumn="0" w:lastColumn="0" w:oddVBand="1" w:evenVBand="0" w:oddHBand="0" w:evenHBand="0" w:firstRowFirstColumn="0" w:firstRowLastColumn="0" w:lastRowFirstColumn="0" w:lastRowLastColumn="0"/>
            <w:tcW w:w="41.65pt" w:type="dxa"/>
          </w:tcPr>
          <w:p w14:paraId="7EC0AF6F" w14:textId="77777777" w:rsidR="00E46DCA" w:rsidRPr="00C83460" w:rsidRDefault="00E46DCA" w:rsidP="00B13EE1">
            <w:pPr>
              <w:rPr>
                <w:sz w:val="18"/>
                <w:szCs w:val="18"/>
              </w:rPr>
            </w:pPr>
            <w:r w:rsidRPr="00C83460">
              <w:rPr>
                <w:rFonts w:eastAsia="Times New Roman" w:cs="Times New Roman"/>
                <w:sz w:val="18"/>
                <w:szCs w:val="18"/>
              </w:rPr>
              <w:t>NSL-KDD/CICIDS</w:t>
            </w:r>
          </w:p>
        </w:tc>
        <w:tc>
          <w:tcPr>
            <w:tcW w:w="55.90pt" w:type="dxa"/>
          </w:tcPr>
          <w:p w14:paraId="41172617" w14:textId="77777777" w:rsidR="00E46DCA" w:rsidRPr="00C83460" w:rsidRDefault="00E46DCA" w:rsidP="00B13EE1">
            <w:pPr>
              <w:cnfStyle w:firstRow="0" w:lastRow="0" w:firstColumn="0" w:lastColumn="0" w:oddVBand="0" w:evenVBand="0" w:oddHBand="1" w:evenHBand="0" w:firstRowFirstColumn="0" w:firstRowLastColumn="0" w:lastRowFirstColumn="0" w:lastRowLastColumn="0"/>
              <w:rPr>
                <w:sz w:val="18"/>
                <w:szCs w:val="18"/>
              </w:rPr>
            </w:pPr>
            <w:r w:rsidRPr="00C83460">
              <w:rPr>
                <w:rFonts w:eastAsia="Times New Roman" w:cs="Times New Roman"/>
                <w:sz w:val="18"/>
                <w:szCs w:val="18"/>
              </w:rPr>
              <w:t>98.2% accuracy</w:t>
            </w:r>
          </w:p>
        </w:tc>
      </w:tr>
    </w:tbl>
    <w:p w14:paraId="15A85A4A" w14:textId="1E507597" w:rsidR="00E46DCA" w:rsidRDefault="00E46DCA" w:rsidP="00816AEB">
      <w:pPr>
        <w:pStyle w:val="Heading2"/>
        <w:ind w:start="14.40pt"/>
      </w:pPr>
      <w:r>
        <w:t>Key Performance Observations</w:t>
      </w:r>
    </w:p>
    <w:p w14:paraId="769C8E0A" w14:textId="3CBA35E8" w:rsidR="00E46DCA" w:rsidRDefault="00714BE9" w:rsidP="00E46DCA">
      <w:pPr>
        <w:spacing w:before="3pt" w:after="3pt"/>
        <w:jc w:val="both"/>
      </w:pPr>
      <w:r w:rsidRPr="00714BE9">
        <w:t xml:space="preserve">Three findings stand out. First, WOA-based feature selection shows better accuracy results than PSO and GWO baseline methods because it achieves 1.5 to 3.2 percent higher accuracy while choosing 30 to 60 percent fewer features which demonstrates WOA's ability to balance exploration and exploitation better than other methods [37]. Second, hybrid </w:t>
      </w:r>
      <w:proofErr w:type="spellStart"/>
      <w:r w:rsidRPr="00714BE9">
        <w:t>WOA+deep</w:t>
      </w:r>
      <w:proofErr w:type="spellEnd"/>
      <w:r w:rsidRPr="00714BE9">
        <w:t xml:space="preserve"> learning (WOA+LSTM, WOA+KELM) tops accuracy charts at 98.2–98.6% but needs 3–5× more compute than </w:t>
      </w:r>
      <w:proofErr w:type="spellStart"/>
      <w:r w:rsidRPr="00714BE9">
        <w:t>WOA+shallow-classifier</w:t>
      </w:r>
      <w:proofErr w:type="spellEnd"/>
      <w:r w:rsidRPr="00714BE9">
        <w:t xml:space="preserve"> combinations [11], [13]. Third, memory-based detection on behavior-derived memory indicators extracted from </w:t>
      </w:r>
      <w:proofErr w:type="spellStart"/>
      <w:r w:rsidRPr="00714BE9">
        <w:t>MalwareBazaar</w:t>
      </w:r>
      <w:proofErr w:type="spellEnd"/>
      <w:r w:rsidRPr="00714BE9">
        <w:t xml:space="preserve"> execution analysis outperforms static and behavioral methods against fileless ransomware [23], [31]. The evidence shows that using lightweight WOA+SVM models for real-time filtering and saving advanced hybrid systems for offline forensic work makes the best operational design pattern for enterprise ransomware defense systems that must protect against both fileless attacks and file-based </w:t>
      </w:r>
      <w:proofErr w:type="gramStart"/>
      <w:r w:rsidRPr="00714BE9">
        <w:t>attacks.</w:t>
      </w:r>
      <w:r w:rsidR="00E46DCA">
        <w:t>.</w:t>
      </w:r>
      <w:proofErr w:type="gramEnd"/>
    </w:p>
    <w:p w14:paraId="6F020892" w14:textId="787048A2" w:rsidR="00E46DCA" w:rsidRDefault="00E46DCA" w:rsidP="00832B61">
      <w:pPr>
        <w:pStyle w:val="Heading1"/>
        <w:jc w:val="start"/>
      </w:pPr>
      <w:r>
        <w:lastRenderedPageBreak/>
        <w:t>REGULATORY IMPLICATIONS: A LEGAL-TECHNICAL MAPPING</w:t>
      </w:r>
    </w:p>
    <w:p w14:paraId="3C0FBB75" w14:textId="0F6FF516" w:rsidR="00E46DCA" w:rsidRDefault="00714BE9" w:rsidP="00E46DCA">
      <w:pPr>
        <w:spacing w:before="3pt" w:after="3pt"/>
        <w:jc w:val="both"/>
      </w:pPr>
      <w:r w:rsidRPr="00714BE9">
        <w:t xml:space="preserve">Ransomware incidents function as technical events which also create legal events that lead to immediate regulatory effects. The combination of algorithmic detection capabilities and legal requirements creates </w:t>
      </w:r>
      <w:proofErr w:type="gramStart"/>
      <w:r w:rsidRPr="00714BE9">
        <w:t>a critical</w:t>
      </w:r>
      <w:proofErr w:type="gramEnd"/>
      <w:r w:rsidRPr="00714BE9">
        <w:t xml:space="preserve"> tension because regulations enforce strict time limits and openness standards while metaheuristic optimization systems produce results that human users find hard to understand [36], [37]. Table V shows how WOA-based detection capabilities connect with particular articles of the GDPR and the Indian ITA 2000 through legal-technical mapping</w:t>
      </w:r>
      <w:hyperlink w:anchor="ref_36">
        <w:r w:rsidR="00E46DCA">
          <w:rPr>
            <w:color w:val="0563C1"/>
            <w:u w:val="single"/>
          </w:rPr>
          <w:t>[36]</w:t>
        </w:r>
      </w:hyperlink>
      <w:r w:rsidR="00E46DCA">
        <w:t xml:space="preserve">, </w:t>
      </w:r>
      <w:hyperlink w:anchor="ref_39">
        <w:r w:rsidR="00E46DCA">
          <w:rPr>
            <w:color w:val="0563C1"/>
            <w:u w:val="single"/>
          </w:rPr>
          <w:t>[39]</w:t>
        </w:r>
      </w:hyperlink>
      <w:r w:rsidR="00E46DCA">
        <w:t>.</w:t>
      </w:r>
    </w:p>
    <w:p w14:paraId="78E6F9F8" w14:textId="56B1850F" w:rsidR="0024646B" w:rsidRPr="00832B61" w:rsidRDefault="0024646B" w:rsidP="00933CB7">
      <w:pPr>
        <w:spacing w:before="6pt" w:after="3pt"/>
        <w:jc w:val="start"/>
        <w:rPr>
          <w:rFonts w:eastAsia="Times New Roman"/>
          <w:b/>
          <w:bCs/>
          <w:smallCaps/>
        </w:rPr>
      </w:pPr>
      <w:r w:rsidRPr="00933CB7">
        <w:rPr>
          <w:rFonts w:eastAsia="Times New Roman"/>
          <w:b/>
          <w:bCs/>
          <w:smallCaps/>
        </w:rPr>
        <w:t xml:space="preserve">TABLE V </w:t>
      </w:r>
      <w:r w:rsidR="00382D65">
        <w:rPr>
          <w:rFonts w:eastAsia="Times New Roman"/>
          <w:b/>
          <w:bCs/>
          <w:smallCaps/>
        </w:rPr>
        <w:br/>
      </w:r>
      <w:r w:rsidR="00933CB7" w:rsidRPr="00933CB7">
        <w:rPr>
          <w:rFonts w:eastAsia="Times New Roman"/>
          <w:b/>
          <w:bCs/>
        </w:rPr>
        <w:t xml:space="preserve">Legal-technical mapping: </w:t>
      </w:r>
      <w:proofErr w:type="spellStart"/>
      <w:r w:rsidR="00933CB7" w:rsidRPr="00933CB7">
        <w:rPr>
          <w:rFonts w:eastAsia="Times New Roman"/>
          <w:b/>
          <w:bCs/>
        </w:rPr>
        <w:t>woa</w:t>
      </w:r>
      <w:proofErr w:type="spellEnd"/>
      <w:r w:rsidR="00933CB7" w:rsidRPr="00933CB7">
        <w:rPr>
          <w:rFonts w:eastAsia="Times New Roman"/>
          <w:b/>
          <w:bCs/>
        </w:rPr>
        <w:t>-based detection to</w:t>
      </w:r>
      <w:r w:rsidRPr="00933CB7">
        <w:rPr>
          <w:rFonts w:eastAsia="Times New Roman"/>
          <w:b/>
          <w:bCs/>
        </w:rPr>
        <w:t xml:space="preserve"> GDPR </w:t>
      </w:r>
      <w:r w:rsidR="00933CB7" w:rsidRPr="00933CB7">
        <w:rPr>
          <w:rFonts w:eastAsia="Times New Roman"/>
          <w:b/>
          <w:bCs/>
        </w:rPr>
        <w:t>and</w:t>
      </w:r>
      <w:r w:rsidRPr="00933CB7">
        <w:rPr>
          <w:rFonts w:eastAsia="Times New Roman"/>
          <w:b/>
          <w:bCs/>
        </w:rPr>
        <w:t xml:space="preserve"> ITA 2000</w:t>
      </w:r>
    </w:p>
    <w:tbl>
      <w:tblPr>
        <w:tblStyle w:val="LightGrid-Accent1"/>
        <w:tblW w:w="0pt" w:type="dxa"/>
        <w:tblLayout w:type="fixed"/>
        <w:tblLook w:firstRow="1" w:lastRow="0" w:firstColumn="1" w:lastColumn="0" w:noHBand="0" w:noVBand="1"/>
      </w:tblPr>
      <w:tblGrid>
        <w:gridCol w:w="752"/>
        <w:gridCol w:w="986"/>
        <w:gridCol w:w="1087"/>
        <w:gridCol w:w="993"/>
        <w:gridCol w:w="992"/>
      </w:tblGrid>
      <w:tr w:rsidR="000F057C" w:rsidRPr="00C83460" w14:paraId="581D5DAF" w14:textId="77777777" w:rsidTr="00CA06CC">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7.60pt" w:type="dxa"/>
            <w:shd w:val="clear" w:color="auto" w:fill="2E74B5" w:themeFill="accent1" w:themeFillShade="BF"/>
            <w:hideMark/>
          </w:tcPr>
          <w:p w14:paraId="1F8C1A40" w14:textId="77777777" w:rsidR="000F057C" w:rsidRPr="000F057C" w:rsidRDefault="000F057C" w:rsidP="000F057C">
            <w:pPr>
              <w:jc w:val="both"/>
              <w:rPr>
                <w:rFonts w:ascii="Times New Roman" w:hAnsi="Times New Roman" w:cs="Times New Roman"/>
                <w:color w:val="FFFFFF" w:themeColor="background1"/>
                <w:sz w:val="18"/>
                <w:szCs w:val="18"/>
                <w:lang w:val="en-IN"/>
              </w:rPr>
            </w:pPr>
            <w:r w:rsidRPr="000F057C">
              <w:rPr>
                <w:rFonts w:ascii="Times New Roman" w:hAnsi="Times New Roman" w:cs="Times New Roman"/>
                <w:color w:val="FFFFFF" w:themeColor="background1"/>
                <w:sz w:val="18"/>
                <w:szCs w:val="18"/>
                <w:lang w:val="en-IN"/>
              </w:rPr>
              <w:t>Provision</w:t>
            </w:r>
          </w:p>
        </w:tc>
        <w:tc>
          <w:tcPr>
            <w:tcW w:w="49.30pt" w:type="dxa"/>
            <w:shd w:val="clear" w:color="auto" w:fill="2E74B5" w:themeFill="accent1" w:themeFillShade="BF"/>
            <w:hideMark/>
          </w:tcPr>
          <w:p w14:paraId="5CD7C784" w14:textId="77777777" w:rsidR="000F057C" w:rsidRPr="000F057C" w:rsidRDefault="000F057C" w:rsidP="000F057C">
            <w:pPr>
              <w:jc w:val="both"/>
              <w:cnfStyle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18"/>
                <w:szCs w:val="18"/>
                <w:lang w:val="en-IN"/>
              </w:rPr>
            </w:pPr>
            <w:r w:rsidRPr="000F057C">
              <w:rPr>
                <w:rFonts w:ascii="Times New Roman" w:hAnsi="Times New Roman" w:cs="Times New Roman"/>
                <w:color w:val="FFFFFF" w:themeColor="background1"/>
                <w:sz w:val="18"/>
                <w:szCs w:val="18"/>
                <w:lang w:val="en-IN"/>
              </w:rPr>
              <w:t>Requirement</w:t>
            </w:r>
          </w:p>
        </w:tc>
        <w:tc>
          <w:tcPr>
            <w:tcW w:w="54.35pt" w:type="dxa"/>
            <w:shd w:val="clear" w:color="auto" w:fill="2E74B5" w:themeFill="accent1" w:themeFillShade="BF"/>
            <w:hideMark/>
          </w:tcPr>
          <w:p w14:paraId="5D0DEA9E" w14:textId="77777777" w:rsidR="000F057C" w:rsidRPr="000F057C" w:rsidRDefault="000F057C" w:rsidP="000F057C">
            <w:pPr>
              <w:jc w:val="both"/>
              <w:cnfStyle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18"/>
                <w:szCs w:val="18"/>
                <w:lang w:val="en-IN"/>
              </w:rPr>
            </w:pPr>
            <w:r w:rsidRPr="000F057C">
              <w:rPr>
                <w:rFonts w:ascii="Times New Roman" w:hAnsi="Times New Roman" w:cs="Times New Roman"/>
                <w:color w:val="FFFFFF" w:themeColor="background1"/>
                <w:sz w:val="18"/>
                <w:szCs w:val="18"/>
                <w:lang w:val="en-IN"/>
              </w:rPr>
              <w:t>WOA-Based System Role</w:t>
            </w:r>
          </w:p>
        </w:tc>
        <w:tc>
          <w:tcPr>
            <w:tcW w:w="49.65pt" w:type="dxa"/>
            <w:shd w:val="clear" w:color="auto" w:fill="2E74B5" w:themeFill="accent1" w:themeFillShade="BF"/>
            <w:hideMark/>
          </w:tcPr>
          <w:p w14:paraId="79EE9D2A" w14:textId="77777777" w:rsidR="000F057C" w:rsidRPr="000F057C" w:rsidRDefault="000F057C" w:rsidP="000F057C">
            <w:pPr>
              <w:jc w:val="both"/>
              <w:cnfStyle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18"/>
                <w:szCs w:val="18"/>
                <w:lang w:val="en-IN"/>
              </w:rPr>
            </w:pPr>
            <w:r w:rsidRPr="000F057C">
              <w:rPr>
                <w:rFonts w:ascii="Times New Roman" w:hAnsi="Times New Roman" w:cs="Times New Roman"/>
                <w:color w:val="FFFFFF" w:themeColor="background1"/>
                <w:sz w:val="18"/>
                <w:szCs w:val="18"/>
                <w:lang w:val="en-IN"/>
              </w:rPr>
              <w:t>Gap Identified</w:t>
            </w:r>
          </w:p>
        </w:tc>
        <w:tc>
          <w:tcPr>
            <w:tcW w:w="49.60pt" w:type="dxa"/>
            <w:shd w:val="clear" w:color="auto" w:fill="2E74B5" w:themeFill="accent1" w:themeFillShade="BF"/>
            <w:hideMark/>
          </w:tcPr>
          <w:p w14:paraId="5210586E" w14:textId="77777777" w:rsidR="000F057C" w:rsidRPr="000F057C" w:rsidRDefault="000F057C" w:rsidP="000F057C">
            <w:pPr>
              <w:jc w:val="both"/>
              <w:cnfStyle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18"/>
                <w:szCs w:val="18"/>
                <w:lang w:val="en-IN"/>
              </w:rPr>
            </w:pPr>
            <w:r w:rsidRPr="000F057C">
              <w:rPr>
                <w:rFonts w:ascii="Times New Roman" w:hAnsi="Times New Roman" w:cs="Times New Roman"/>
                <w:color w:val="FFFFFF" w:themeColor="background1"/>
                <w:sz w:val="18"/>
                <w:szCs w:val="18"/>
                <w:lang w:val="en-IN"/>
              </w:rPr>
              <w:t>Penalty/Consequence</w:t>
            </w:r>
          </w:p>
        </w:tc>
      </w:tr>
      <w:tr w:rsidR="000F057C" w:rsidRPr="00C83460" w14:paraId="4DE2A236" w14:textId="77777777" w:rsidTr="000F057C">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7.60pt" w:type="dxa"/>
            <w:hideMark/>
          </w:tcPr>
          <w:p w14:paraId="799FE7B9" w14:textId="77777777" w:rsidR="000F057C" w:rsidRPr="000F057C" w:rsidRDefault="000F057C" w:rsidP="000F057C">
            <w:pPr>
              <w:jc w:val="both"/>
              <w:rPr>
                <w:rFonts w:ascii="Times New Roman" w:hAnsi="Times New Roman" w:cs="Times New Roman"/>
                <w:b w:val="0"/>
                <w:bCs w:val="0"/>
                <w:sz w:val="18"/>
                <w:szCs w:val="18"/>
                <w:lang w:val="en-IN"/>
              </w:rPr>
            </w:pPr>
            <w:r w:rsidRPr="000F057C">
              <w:rPr>
                <w:rFonts w:ascii="Times New Roman" w:hAnsi="Times New Roman" w:cs="Times New Roman"/>
                <w:b w:val="0"/>
                <w:bCs w:val="0"/>
                <w:sz w:val="18"/>
                <w:szCs w:val="18"/>
                <w:lang w:val="en-IN"/>
              </w:rPr>
              <w:t>GDPR Art. 5(1)(f)</w:t>
            </w:r>
          </w:p>
        </w:tc>
        <w:tc>
          <w:tcPr>
            <w:tcW w:w="49.30pt" w:type="dxa"/>
            <w:hideMark/>
          </w:tcPr>
          <w:p w14:paraId="0689ACA8" w14:textId="77777777" w:rsidR="000F057C" w:rsidRPr="000F057C" w:rsidRDefault="000F057C" w:rsidP="000F057C">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0F057C">
              <w:rPr>
                <w:rFonts w:cs="Times New Roman"/>
                <w:sz w:val="18"/>
                <w:szCs w:val="18"/>
                <w:lang w:val="en-IN"/>
              </w:rPr>
              <w:t>Integrity &amp; confidentiality</w:t>
            </w:r>
          </w:p>
        </w:tc>
        <w:tc>
          <w:tcPr>
            <w:tcW w:w="54.35pt" w:type="dxa"/>
            <w:hideMark/>
          </w:tcPr>
          <w:p w14:paraId="6AB153AA" w14:textId="77777777" w:rsidR="000F057C" w:rsidRPr="000F057C" w:rsidRDefault="000F057C" w:rsidP="000F057C">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0F057C">
              <w:rPr>
                <w:rFonts w:cs="Times New Roman"/>
                <w:sz w:val="18"/>
                <w:szCs w:val="18"/>
                <w:lang w:val="en-IN"/>
              </w:rPr>
              <w:t>Detects exfiltration via memory monitoring</w:t>
            </w:r>
          </w:p>
        </w:tc>
        <w:tc>
          <w:tcPr>
            <w:tcW w:w="49.65pt" w:type="dxa"/>
            <w:hideMark/>
          </w:tcPr>
          <w:p w14:paraId="2FE38829" w14:textId="77777777" w:rsidR="000F057C" w:rsidRPr="000F057C" w:rsidRDefault="000F057C" w:rsidP="000F057C">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0F057C">
              <w:rPr>
                <w:rFonts w:cs="Times New Roman"/>
                <w:sz w:val="18"/>
                <w:szCs w:val="18"/>
                <w:lang w:val="en-IN"/>
              </w:rPr>
              <w:t>Misses some fileless attacks</w:t>
            </w:r>
          </w:p>
        </w:tc>
        <w:tc>
          <w:tcPr>
            <w:tcW w:w="49.60pt" w:type="dxa"/>
            <w:hideMark/>
          </w:tcPr>
          <w:p w14:paraId="46EB59D9" w14:textId="77777777" w:rsidR="000F057C" w:rsidRPr="000F057C" w:rsidRDefault="000F057C" w:rsidP="000F057C">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0F057C">
              <w:rPr>
                <w:rFonts w:cs="Times New Roman"/>
                <w:sz w:val="18"/>
                <w:szCs w:val="18"/>
                <w:lang w:val="en-IN"/>
              </w:rPr>
              <w:t>Up to €10M</w:t>
            </w:r>
          </w:p>
        </w:tc>
      </w:tr>
      <w:tr w:rsidR="000F057C" w:rsidRPr="00C83460" w14:paraId="5B6B700D" w14:textId="77777777" w:rsidTr="000F057C">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7.60pt" w:type="dxa"/>
            <w:hideMark/>
          </w:tcPr>
          <w:p w14:paraId="0A75DD4B" w14:textId="77777777" w:rsidR="000F057C" w:rsidRPr="000F057C" w:rsidRDefault="000F057C" w:rsidP="000F057C">
            <w:pPr>
              <w:jc w:val="both"/>
              <w:rPr>
                <w:rFonts w:ascii="Times New Roman" w:hAnsi="Times New Roman" w:cs="Times New Roman"/>
                <w:b w:val="0"/>
                <w:bCs w:val="0"/>
                <w:sz w:val="18"/>
                <w:szCs w:val="18"/>
                <w:lang w:val="en-IN"/>
              </w:rPr>
            </w:pPr>
            <w:r w:rsidRPr="000F057C">
              <w:rPr>
                <w:rFonts w:ascii="Times New Roman" w:hAnsi="Times New Roman" w:cs="Times New Roman"/>
                <w:b w:val="0"/>
                <w:bCs w:val="0"/>
                <w:sz w:val="18"/>
                <w:szCs w:val="18"/>
                <w:lang w:val="en-IN"/>
              </w:rPr>
              <w:t>GDPR Art. 22</w:t>
            </w:r>
          </w:p>
        </w:tc>
        <w:tc>
          <w:tcPr>
            <w:tcW w:w="49.30pt" w:type="dxa"/>
            <w:hideMark/>
          </w:tcPr>
          <w:p w14:paraId="66B73A65" w14:textId="77777777" w:rsidR="000F057C" w:rsidRPr="000F057C" w:rsidRDefault="000F057C" w:rsidP="000F057C">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0F057C">
              <w:rPr>
                <w:rFonts w:cs="Times New Roman"/>
                <w:sz w:val="18"/>
                <w:szCs w:val="18"/>
                <w:lang w:val="en-IN"/>
              </w:rPr>
              <w:t>Explainable decisions</w:t>
            </w:r>
          </w:p>
        </w:tc>
        <w:tc>
          <w:tcPr>
            <w:tcW w:w="54.35pt" w:type="dxa"/>
            <w:hideMark/>
          </w:tcPr>
          <w:p w14:paraId="1E481EB8" w14:textId="77777777" w:rsidR="000F057C" w:rsidRPr="000F057C" w:rsidRDefault="000F057C" w:rsidP="000F057C">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0F057C">
              <w:rPr>
                <w:rFonts w:cs="Times New Roman"/>
                <w:sz w:val="18"/>
                <w:szCs w:val="18"/>
                <w:lang w:val="en-IN"/>
              </w:rPr>
              <w:t>Uses stochastic feature selection</w:t>
            </w:r>
          </w:p>
        </w:tc>
        <w:tc>
          <w:tcPr>
            <w:tcW w:w="49.65pt" w:type="dxa"/>
            <w:hideMark/>
          </w:tcPr>
          <w:p w14:paraId="4FCF2D25" w14:textId="77777777" w:rsidR="000F057C" w:rsidRPr="000F057C" w:rsidRDefault="000F057C" w:rsidP="000F057C">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proofErr w:type="gramStart"/>
            <w:r w:rsidRPr="000F057C">
              <w:rPr>
                <w:rFonts w:cs="Times New Roman"/>
                <w:sz w:val="18"/>
                <w:szCs w:val="18"/>
                <w:lang w:val="en-IN"/>
              </w:rPr>
              <w:t>Black-box</w:t>
            </w:r>
            <w:proofErr w:type="gramEnd"/>
            <w:r w:rsidRPr="000F057C">
              <w:rPr>
                <w:rFonts w:cs="Times New Roman"/>
                <w:sz w:val="18"/>
                <w:szCs w:val="18"/>
                <w:lang w:val="en-IN"/>
              </w:rPr>
              <w:t>, no explainability</w:t>
            </w:r>
          </w:p>
        </w:tc>
        <w:tc>
          <w:tcPr>
            <w:tcW w:w="49.60pt" w:type="dxa"/>
            <w:hideMark/>
          </w:tcPr>
          <w:p w14:paraId="5A03B609" w14:textId="77777777" w:rsidR="000F057C" w:rsidRPr="000F057C" w:rsidRDefault="000F057C" w:rsidP="000F057C">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0F057C">
              <w:rPr>
                <w:rFonts w:cs="Times New Roman"/>
                <w:sz w:val="18"/>
                <w:szCs w:val="18"/>
                <w:lang w:val="en-IN"/>
              </w:rPr>
              <w:t>User rights risk</w:t>
            </w:r>
          </w:p>
        </w:tc>
      </w:tr>
      <w:tr w:rsidR="000F057C" w:rsidRPr="00C83460" w14:paraId="4F3AB3D8" w14:textId="77777777" w:rsidTr="000F057C">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7.60pt" w:type="dxa"/>
            <w:hideMark/>
          </w:tcPr>
          <w:p w14:paraId="43B69B6F" w14:textId="77777777" w:rsidR="000F057C" w:rsidRPr="000F057C" w:rsidRDefault="000F057C" w:rsidP="000F057C">
            <w:pPr>
              <w:jc w:val="both"/>
              <w:rPr>
                <w:rFonts w:ascii="Times New Roman" w:hAnsi="Times New Roman" w:cs="Times New Roman"/>
                <w:b w:val="0"/>
                <w:bCs w:val="0"/>
                <w:sz w:val="18"/>
                <w:szCs w:val="18"/>
                <w:lang w:val="en-IN"/>
              </w:rPr>
            </w:pPr>
            <w:r w:rsidRPr="000F057C">
              <w:rPr>
                <w:rFonts w:ascii="Times New Roman" w:hAnsi="Times New Roman" w:cs="Times New Roman"/>
                <w:b w:val="0"/>
                <w:bCs w:val="0"/>
                <w:sz w:val="18"/>
                <w:szCs w:val="18"/>
                <w:lang w:val="en-IN"/>
              </w:rPr>
              <w:t>GDPR Art. 25</w:t>
            </w:r>
          </w:p>
        </w:tc>
        <w:tc>
          <w:tcPr>
            <w:tcW w:w="49.30pt" w:type="dxa"/>
            <w:hideMark/>
          </w:tcPr>
          <w:p w14:paraId="4F75BCB4" w14:textId="77777777" w:rsidR="000F057C" w:rsidRPr="000F057C" w:rsidRDefault="000F057C" w:rsidP="000F057C">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0F057C">
              <w:rPr>
                <w:rFonts w:cs="Times New Roman"/>
                <w:sz w:val="18"/>
                <w:szCs w:val="18"/>
                <w:lang w:val="en-IN"/>
              </w:rPr>
              <w:t>Privacy by design</w:t>
            </w:r>
          </w:p>
        </w:tc>
        <w:tc>
          <w:tcPr>
            <w:tcW w:w="54.35pt" w:type="dxa"/>
            <w:hideMark/>
          </w:tcPr>
          <w:p w14:paraId="72D514E3" w14:textId="77777777" w:rsidR="000F057C" w:rsidRPr="000F057C" w:rsidRDefault="000F057C" w:rsidP="000F057C">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0F057C">
              <w:rPr>
                <w:rFonts w:cs="Times New Roman"/>
                <w:sz w:val="18"/>
                <w:szCs w:val="18"/>
                <w:lang w:val="en-IN"/>
              </w:rPr>
              <w:t>Can reduce PII via fitness function</w:t>
            </w:r>
          </w:p>
        </w:tc>
        <w:tc>
          <w:tcPr>
            <w:tcW w:w="49.65pt" w:type="dxa"/>
            <w:hideMark/>
          </w:tcPr>
          <w:p w14:paraId="738F3DF3" w14:textId="77777777" w:rsidR="000F057C" w:rsidRPr="000F057C" w:rsidRDefault="000F057C" w:rsidP="000F057C">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0F057C">
              <w:rPr>
                <w:rFonts w:cs="Times New Roman"/>
                <w:sz w:val="18"/>
                <w:szCs w:val="18"/>
                <w:lang w:val="en-IN"/>
              </w:rPr>
              <w:t>Not implemented in studies</w:t>
            </w:r>
          </w:p>
        </w:tc>
        <w:tc>
          <w:tcPr>
            <w:tcW w:w="49.60pt" w:type="dxa"/>
            <w:hideMark/>
          </w:tcPr>
          <w:p w14:paraId="59488C49" w14:textId="77777777" w:rsidR="000F057C" w:rsidRPr="000F057C" w:rsidRDefault="000F057C" w:rsidP="000F057C">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0F057C">
              <w:rPr>
                <w:rFonts w:cs="Times New Roman"/>
                <w:sz w:val="18"/>
                <w:szCs w:val="18"/>
                <w:lang w:val="en-IN"/>
              </w:rPr>
              <w:t>Regulatory action</w:t>
            </w:r>
          </w:p>
        </w:tc>
      </w:tr>
      <w:tr w:rsidR="000F057C" w:rsidRPr="00C83460" w14:paraId="581E02E7" w14:textId="77777777" w:rsidTr="000F057C">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7.60pt" w:type="dxa"/>
            <w:hideMark/>
          </w:tcPr>
          <w:p w14:paraId="1A1251D1" w14:textId="77777777" w:rsidR="000F057C" w:rsidRPr="000F057C" w:rsidRDefault="000F057C" w:rsidP="000F057C">
            <w:pPr>
              <w:jc w:val="both"/>
              <w:rPr>
                <w:rFonts w:ascii="Times New Roman" w:hAnsi="Times New Roman" w:cs="Times New Roman"/>
                <w:b w:val="0"/>
                <w:bCs w:val="0"/>
                <w:sz w:val="18"/>
                <w:szCs w:val="18"/>
                <w:lang w:val="en-IN"/>
              </w:rPr>
            </w:pPr>
            <w:r w:rsidRPr="000F057C">
              <w:rPr>
                <w:rFonts w:ascii="Times New Roman" w:hAnsi="Times New Roman" w:cs="Times New Roman"/>
                <w:b w:val="0"/>
                <w:bCs w:val="0"/>
                <w:sz w:val="18"/>
                <w:szCs w:val="18"/>
                <w:lang w:val="en-IN"/>
              </w:rPr>
              <w:t>GDPR Art. 32</w:t>
            </w:r>
          </w:p>
        </w:tc>
        <w:tc>
          <w:tcPr>
            <w:tcW w:w="49.30pt" w:type="dxa"/>
            <w:hideMark/>
          </w:tcPr>
          <w:p w14:paraId="4BD98B6D" w14:textId="77777777" w:rsidR="000F057C" w:rsidRPr="000F057C" w:rsidRDefault="000F057C" w:rsidP="000F057C">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0F057C">
              <w:rPr>
                <w:rFonts w:cs="Times New Roman"/>
                <w:sz w:val="18"/>
                <w:szCs w:val="18"/>
                <w:lang w:val="en-IN"/>
              </w:rPr>
              <w:t>Security measures</w:t>
            </w:r>
          </w:p>
        </w:tc>
        <w:tc>
          <w:tcPr>
            <w:tcW w:w="54.35pt" w:type="dxa"/>
            <w:hideMark/>
          </w:tcPr>
          <w:p w14:paraId="73C6BFE4" w14:textId="77777777" w:rsidR="000F057C" w:rsidRPr="000F057C" w:rsidRDefault="000F057C" w:rsidP="000F057C">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0F057C">
              <w:rPr>
                <w:rFonts w:cs="Times New Roman"/>
                <w:sz w:val="18"/>
                <w:szCs w:val="18"/>
                <w:lang w:val="en-IN"/>
              </w:rPr>
              <w:t>Live memory monitoring improves detection</w:t>
            </w:r>
          </w:p>
        </w:tc>
        <w:tc>
          <w:tcPr>
            <w:tcW w:w="49.65pt" w:type="dxa"/>
            <w:hideMark/>
          </w:tcPr>
          <w:p w14:paraId="2ABC923A" w14:textId="77777777" w:rsidR="000F057C" w:rsidRPr="000F057C" w:rsidRDefault="000F057C" w:rsidP="000F057C">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0F057C">
              <w:rPr>
                <w:rFonts w:cs="Times New Roman"/>
                <w:sz w:val="18"/>
                <w:szCs w:val="18"/>
                <w:lang w:val="en-IN"/>
              </w:rPr>
              <w:t>No standard validation</w:t>
            </w:r>
          </w:p>
        </w:tc>
        <w:tc>
          <w:tcPr>
            <w:tcW w:w="49.60pt" w:type="dxa"/>
            <w:hideMark/>
          </w:tcPr>
          <w:p w14:paraId="1F42936A" w14:textId="77777777" w:rsidR="000F057C" w:rsidRPr="000F057C" w:rsidRDefault="000F057C" w:rsidP="000F057C">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0F057C">
              <w:rPr>
                <w:rFonts w:cs="Times New Roman"/>
                <w:sz w:val="18"/>
                <w:szCs w:val="18"/>
                <w:lang w:val="en-IN"/>
              </w:rPr>
              <w:t>Up to €10M</w:t>
            </w:r>
          </w:p>
        </w:tc>
      </w:tr>
      <w:tr w:rsidR="000F057C" w:rsidRPr="00C83460" w14:paraId="5EA0C90E" w14:textId="77777777" w:rsidTr="000F057C">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7.60pt" w:type="dxa"/>
            <w:hideMark/>
          </w:tcPr>
          <w:p w14:paraId="12623701" w14:textId="77777777" w:rsidR="000F057C" w:rsidRPr="000F057C" w:rsidRDefault="000F057C" w:rsidP="000F057C">
            <w:pPr>
              <w:jc w:val="both"/>
              <w:rPr>
                <w:rFonts w:ascii="Times New Roman" w:hAnsi="Times New Roman" w:cs="Times New Roman"/>
                <w:b w:val="0"/>
                <w:bCs w:val="0"/>
                <w:sz w:val="18"/>
                <w:szCs w:val="18"/>
                <w:lang w:val="en-IN"/>
              </w:rPr>
            </w:pPr>
            <w:r w:rsidRPr="000F057C">
              <w:rPr>
                <w:rFonts w:ascii="Times New Roman" w:hAnsi="Times New Roman" w:cs="Times New Roman"/>
                <w:b w:val="0"/>
                <w:bCs w:val="0"/>
                <w:sz w:val="18"/>
                <w:szCs w:val="18"/>
                <w:lang w:val="en-IN"/>
              </w:rPr>
              <w:t>GDPR Art. 33</w:t>
            </w:r>
          </w:p>
        </w:tc>
        <w:tc>
          <w:tcPr>
            <w:tcW w:w="49.30pt" w:type="dxa"/>
            <w:hideMark/>
          </w:tcPr>
          <w:p w14:paraId="5CE4E818" w14:textId="77777777" w:rsidR="000F057C" w:rsidRPr="000F057C" w:rsidRDefault="000F057C" w:rsidP="000F057C">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0F057C">
              <w:rPr>
                <w:rFonts w:cs="Times New Roman"/>
                <w:sz w:val="18"/>
                <w:szCs w:val="18"/>
                <w:lang w:val="en-IN"/>
              </w:rPr>
              <w:t>72-hr breach reporting</w:t>
            </w:r>
          </w:p>
        </w:tc>
        <w:tc>
          <w:tcPr>
            <w:tcW w:w="54.35pt" w:type="dxa"/>
            <w:hideMark/>
          </w:tcPr>
          <w:p w14:paraId="54A8CC8A" w14:textId="77777777" w:rsidR="000F057C" w:rsidRPr="000F057C" w:rsidRDefault="000F057C" w:rsidP="000F057C">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0F057C">
              <w:rPr>
                <w:rFonts w:cs="Times New Roman"/>
                <w:sz w:val="18"/>
                <w:szCs w:val="18"/>
                <w:lang w:val="en-IN"/>
              </w:rPr>
              <w:t>Faster detection (minutes)</w:t>
            </w:r>
          </w:p>
        </w:tc>
        <w:tc>
          <w:tcPr>
            <w:tcW w:w="49.65pt" w:type="dxa"/>
            <w:hideMark/>
          </w:tcPr>
          <w:p w14:paraId="6ABBB295" w14:textId="77777777" w:rsidR="000F057C" w:rsidRPr="000F057C" w:rsidRDefault="000F057C" w:rsidP="000F057C">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0F057C">
              <w:rPr>
                <w:rFonts w:cs="Times New Roman"/>
                <w:sz w:val="18"/>
                <w:szCs w:val="18"/>
                <w:lang w:val="en-IN"/>
              </w:rPr>
              <w:t>Without memory, delayed detection</w:t>
            </w:r>
          </w:p>
        </w:tc>
        <w:tc>
          <w:tcPr>
            <w:tcW w:w="49.60pt" w:type="dxa"/>
            <w:hideMark/>
          </w:tcPr>
          <w:p w14:paraId="3DBEDFE9" w14:textId="77777777" w:rsidR="000F057C" w:rsidRPr="000F057C" w:rsidRDefault="000F057C" w:rsidP="000F057C">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0F057C">
              <w:rPr>
                <w:rFonts w:cs="Times New Roman"/>
                <w:sz w:val="18"/>
                <w:szCs w:val="18"/>
                <w:lang w:val="en-IN"/>
              </w:rPr>
              <w:t>Up to €10M</w:t>
            </w:r>
          </w:p>
        </w:tc>
      </w:tr>
      <w:tr w:rsidR="000F057C" w:rsidRPr="00C83460" w14:paraId="17BB069A" w14:textId="77777777" w:rsidTr="000F057C">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7.60pt" w:type="dxa"/>
            <w:hideMark/>
          </w:tcPr>
          <w:p w14:paraId="594E0F00" w14:textId="77777777" w:rsidR="000F057C" w:rsidRPr="000F057C" w:rsidRDefault="000F057C" w:rsidP="000F057C">
            <w:pPr>
              <w:jc w:val="both"/>
              <w:rPr>
                <w:rFonts w:ascii="Times New Roman" w:hAnsi="Times New Roman" w:cs="Times New Roman"/>
                <w:b w:val="0"/>
                <w:bCs w:val="0"/>
                <w:sz w:val="18"/>
                <w:szCs w:val="18"/>
                <w:lang w:val="en-IN"/>
              </w:rPr>
            </w:pPr>
            <w:r w:rsidRPr="000F057C">
              <w:rPr>
                <w:rFonts w:ascii="Times New Roman" w:hAnsi="Times New Roman" w:cs="Times New Roman"/>
                <w:b w:val="0"/>
                <w:bCs w:val="0"/>
                <w:sz w:val="18"/>
                <w:szCs w:val="18"/>
                <w:lang w:val="en-IN"/>
              </w:rPr>
              <w:t>ITA 2000 §43</w:t>
            </w:r>
          </w:p>
        </w:tc>
        <w:tc>
          <w:tcPr>
            <w:tcW w:w="49.30pt" w:type="dxa"/>
            <w:hideMark/>
          </w:tcPr>
          <w:p w14:paraId="22A268F0" w14:textId="77777777" w:rsidR="000F057C" w:rsidRPr="000F057C" w:rsidRDefault="000F057C" w:rsidP="000F057C">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0F057C">
              <w:rPr>
                <w:rFonts w:cs="Times New Roman"/>
                <w:sz w:val="18"/>
                <w:szCs w:val="18"/>
                <w:lang w:val="en-IN"/>
              </w:rPr>
              <w:t>Unauthorized access</w:t>
            </w:r>
          </w:p>
        </w:tc>
        <w:tc>
          <w:tcPr>
            <w:tcW w:w="54.35pt" w:type="dxa"/>
            <w:hideMark/>
          </w:tcPr>
          <w:p w14:paraId="4BA09548" w14:textId="77777777" w:rsidR="000F057C" w:rsidRPr="000F057C" w:rsidRDefault="000F057C" w:rsidP="000F057C">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0F057C">
              <w:rPr>
                <w:rFonts w:cs="Times New Roman"/>
                <w:sz w:val="18"/>
                <w:szCs w:val="18"/>
                <w:lang w:val="en-IN"/>
              </w:rPr>
              <w:t>Memory logs prove intrusion</w:t>
            </w:r>
          </w:p>
        </w:tc>
        <w:tc>
          <w:tcPr>
            <w:tcW w:w="49.65pt" w:type="dxa"/>
            <w:hideMark/>
          </w:tcPr>
          <w:p w14:paraId="6A8BB9AE" w14:textId="77777777" w:rsidR="000F057C" w:rsidRPr="000F057C" w:rsidRDefault="000F057C" w:rsidP="000F057C">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0F057C">
              <w:rPr>
                <w:rFonts w:cs="Times New Roman"/>
                <w:sz w:val="18"/>
                <w:szCs w:val="18"/>
                <w:lang w:val="en-IN"/>
              </w:rPr>
              <w:t xml:space="preserve">Evidence validity </w:t>
            </w:r>
            <w:proofErr w:type="gramStart"/>
            <w:r w:rsidRPr="000F057C">
              <w:rPr>
                <w:rFonts w:cs="Times New Roman"/>
                <w:sz w:val="18"/>
                <w:szCs w:val="18"/>
                <w:lang w:val="en-IN"/>
              </w:rPr>
              <w:t>unclear</w:t>
            </w:r>
            <w:proofErr w:type="gramEnd"/>
          </w:p>
        </w:tc>
        <w:tc>
          <w:tcPr>
            <w:tcW w:w="49.60pt" w:type="dxa"/>
            <w:hideMark/>
          </w:tcPr>
          <w:p w14:paraId="0D5F2FD7" w14:textId="77777777" w:rsidR="000F057C" w:rsidRPr="000F057C" w:rsidRDefault="000F057C" w:rsidP="000F057C">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0F057C">
              <w:rPr>
                <w:rFonts w:cs="Times New Roman"/>
                <w:sz w:val="18"/>
                <w:szCs w:val="18"/>
                <w:lang w:val="en-IN"/>
              </w:rPr>
              <w:t>Compensation</w:t>
            </w:r>
          </w:p>
        </w:tc>
      </w:tr>
      <w:tr w:rsidR="000F057C" w:rsidRPr="00C83460" w14:paraId="4B4AAF37" w14:textId="77777777" w:rsidTr="000F057C">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7.60pt" w:type="dxa"/>
            <w:hideMark/>
          </w:tcPr>
          <w:p w14:paraId="7CF8FDF6" w14:textId="77777777" w:rsidR="000F057C" w:rsidRPr="000F057C" w:rsidRDefault="000F057C" w:rsidP="000F057C">
            <w:pPr>
              <w:jc w:val="both"/>
              <w:rPr>
                <w:rFonts w:ascii="Times New Roman" w:hAnsi="Times New Roman" w:cs="Times New Roman"/>
                <w:b w:val="0"/>
                <w:bCs w:val="0"/>
                <w:sz w:val="18"/>
                <w:szCs w:val="18"/>
                <w:lang w:val="en-IN"/>
              </w:rPr>
            </w:pPr>
            <w:r w:rsidRPr="000F057C">
              <w:rPr>
                <w:rFonts w:ascii="Times New Roman" w:hAnsi="Times New Roman" w:cs="Times New Roman"/>
                <w:b w:val="0"/>
                <w:bCs w:val="0"/>
                <w:sz w:val="18"/>
                <w:szCs w:val="18"/>
                <w:lang w:val="en-IN"/>
              </w:rPr>
              <w:t>ITA 2000 §66</w:t>
            </w:r>
          </w:p>
        </w:tc>
        <w:tc>
          <w:tcPr>
            <w:tcW w:w="49.30pt" w:type="dxa"/>
            <w:hideMark/>
          </w:tcPr>
          <w:p w14:paraId="7733B329" w14:textId="77777777" w:rsidR="000F057C" w:rsidRPr="000F057C" w:rsidRDefault="000F057C" w:rsidP="000F057C">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0F057C">
              <w:rPr>
                <w:rFonts w:cs="Times New Roman"/>
                <w:sz w:val="18"/>
                <w:szCs w:val="18"/>
                <w:lang w:val="en-IN"/>
              </w:rPr>
              <w:t>Cyber offences</w:t>
            </w:r>
          </w:p>
        </w:tc>
        <w:tc>
          <w:tcPr>
            <w:tcW w:w="54.35pt" w:type="dxa"/>
            <w:hideMark/>
          </w:tcPr>
          <w:p w14:paraId="156D2236" w14:textId="77777777" w:rsidR="000F057C" w:rsidRPr="000F057C" w:rsidRDefault="000F057C" w:rsidP="000F057C">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0F057C">
              <w:rPr>
                <w:rFonts w:cs="Times New Roman"/>
                <w:sz w:val="18"/>
                <w:szCs w:val="18"/>
                <w:lang w:val="en-IN"/>
              </w:rPr>
              <w:t>Detects identity theft via memory</w:t>
            </w:r>
          </w:p>
        </w:tc>
        <w:tc>
          <w:tcPr>
            <w:tcW w:w="49.65pt" w:type="dxa"/>
            <w:hideMark/>
          </w:tcPr>
          <w:p w14:paraId="16C61DE7" w14:textId="77777777" w:rsidR="000F057C" w:rsidRPr="000F057C" w:rsidRDefault="000F057C" w:rsidP="000F057C">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0F057C">
              <w:rPr>
                <w:rFonts w:cs="Times New Roman"/>
                <w:sz w:val="18"/>
                <w:szCs w:val="18"/>
                <w:lang w:val="en-IN"/>
              </w:rPr>
              <w:t>No chain-of-custody standard</w:t>
            </w:r>
          </w:p>
        </w:tc>
        <w:tc>
          <w:tcPr>
            <w:tcW w:w="49.60pt" w:type="dxa"/>
            <w:hideMark/>
          </w:tcPr>
          <w:p w14:paraId="4975E7CE" w14:textId="77777777" w:rsidR="000F057C" w:rsidRPr="000F057C" w:rsidRDefault="000F057C" w:rsidP="000F057C">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0F057C">
              <w:rPr>
                <w:rFonts w:cs="Times New Roman"/>
                <w:sz w:val="18"/>
                <w:szCs w:val="18"/>
                <w:lang w:val="en-IN"/>
              </w:rPr>
              <w:t>Fine + imprisonment</w:t>
            </w:r>
          </w:p>
        </w:tc>
      </w:tr>
      <w:tr w:rsidR="000F057C" w:rsidRPr="00C83460" w14:paraId="1A762BEE" w14:textId="77777777" w:rsidTr="000F057C">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7.60pt" w:type="dxa"/>
            <w:hideMark/>
          </w:tcPr>
          <w:p w14:paraId="0B30A19B" w14:textId="77777777" w:rsidR="000F057C" w:rsidRPr="000F057C" w:rsidRDefault="000F057C" w:rsidP="000F057C">
            <w:pPr>
              <w:jc w:val="both"/>
              <w:rPr>
                <w:rFonts w:ascii="Times New Roman" w:hAnsi="Times New Roman" w:cs="Times New Roman"/>
                <w:b w:val="0"/>
                <w:bCs w:val="0"/>
                <w:sz w:val="18"/>
                <w:szCs w:val="18"/>
                <w:lang w:val="en-IN"/>
              </w:rPr>
            </w:pPr>
            <w:r w:rsidRPr="000F057C">
              <w:rPr>
                <w:rFonts w:ascii="Times New Roman" w:hAnsi="Times New Roman" w:cs="Times New Roman"/>
                <w:b w:val="0"/>
                <w:bCs w:val="0"/>
                <w:sz w:val="18"/>
                <w:szCs w:val="18"/>
                <w:lang w:val="en-IN"/>
              </w:rPr>
              <w:t>ITA 2000 §70B</w:t>
            </w:r>
          </w:p>
        </w:tc>
        <w:tc>
          <w:tcPr>
            <w:tcW w:w="49.30pt" w:type="dxa"/>
            <w:hideMark/>
          </w:tcPr>
          <w:p w14:paraId="63B47BDE" w14:textId="77777777" w:rsidR="000F057C" w:rsidRPr="000F057C" w:rsidRDefault="000F057C" w:rsidP="000F057C">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0F057C">
              <w:rPr>
                <w:rFonts w:cs="Times New Roman"/>
                <w:sz w:val="18"/>
                <w:szCs w:val="18"/>
                <w:lang w:val="en-IN"/>
              </w:rPr>
              <w:t>6-hr reporting</w:t>
            </w:r>
          </w:p>
        </w:tc>
        <w:tc>
          <w:tcPr>
            <w:tcW w:w="54.35pt" w:type="dxa"/>
            <w:hideMark/>
          </w:tcPr>
          <w:p w14:paraId="1E00D535" w14:textId="77777777" w:rsidR="000F057C" w:rsidRPr="000F057C" w:rsidRDefault="000F057C" w:rsidP="000F057C">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0F057C">
              <w:rPr>
                <w:rFonts w:cs="Times New Roman"/>
                <w:sz w:val="18"/>
                <w:szCs w:val="18"/>
                <w:lang w:val="en-IN"/>
              </w:rPr>
              <w:t>Enables fast compliance</w:t>
            </w:r>
          </w:p>
        </w:tc>
        <w:tc>
          <w:tcPr>
            <w:tcW w:w="49.65pt" w:type="dxa"/>
            <w:hideMark/>
          </w:tcPr>
          <w:p w14:paraId="210018C3" w14:textId="77777777" w:rsidR="000F057C" w:rsidRPr="000F057C" w:rsidRDefault="000F057C" w:rsidP="000F057C">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0F057C">
              <w:rPr>
                <w:rFonts w:cs="Times New Roman"/>
                <w:sz w:val="18"/>
                <w:szCs w:val="18"/>
                <w:lang w:val="en-IN"/>
              </w:rPr>
              <w:t>Traditional systems too slow</w:t>
            </w:r>
          </w:p>
        </w:tc>
        <w:tc>
          <w:tcPr>
            <w:tcW w:w="49.60pt" w:type="dxa"/>
            <w:hideMark/>
          </w:tcPr>
          <w:p w14:paraId="1BC2C7C2" w14:textId="77777777" w:rsidR="000F057C" w:rsidRPr="000F057C" w:rsidRDefault="000F057C" w:rsidP="000F057C">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0F057C">
              <w:rPr>
                <w:rFonts w:cs="Times New Roman"/>
                <w:sz w:val="18"/>
                <w:szCs w:val="18"/>
                <w:lang w:val="en-IN"/>
              </w:rPr>
              <w:t>Reporting failure</w:t>
            </w:r>
          </w:p>
        </w:tc>
      </w:tr>
      <w:tr w:rsidR="000F057C" w:rsidRPr="00C83460" w14:paraId="031327AF" w14:textId="77777777" w:rsidTr="000F057C">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7.60pt" w:type="dxa"/>
            <w:hideMark/>
          </w:tcPr>
          <w:p w14:paraId="428003C1" w14:textId="77777777" w:rsidR="000F057C" w:rsidRPr="000F057C" w:rsidRDefault="000F057C" w:rsidP="000F057C">
            <w:pPr>
              <w:jc w:val="both"/>
              <w:rPr>
                <w:rFonts w:ascii="Times New Roman" w:hAnsi="Times New Roman" w:cs="Times New Roman"/>
                <w:b w:val="0"/>
                <w:bCs w:val="0"/>
                <w:sz w:val="18"/>
                <w:szCs w:val="18"/>
                <w:lang w:val="en-IN"/>
              </w:rPr>
            </w:pPr>
            <w:r w:rsidRPr="000F057C">
              <w:rPr>
                <w:rFonts w:ascii="Times New Roman" w:hAnsi="Times New Roman" w:cs="Times New Roman"/>
                <w:b w:val="0"/>
                <w:bCs w:val="0"/>
                <w:sz w:val="18"/>
                <w:szCs w:val="18"/>
                <w:lang w:val="en-IN"/>
              </w:rPr>
              <w:t>ITA 2000 §72A</w:t>
            </w:r>
          </w:p>
        </w:tc>
        <w:tc>
          <w:tcPr>
            <w:tcW w:w="49.30pt" w:type="dxa"/>
            <w:hideMark/>
          </w:tcPr>
          <w:p w14:paraId="441CE917" w14:textId="77777777" w:rsidR="000F057C" w:rsidRPr="000F057C" w:rsidRDefault="000F057C" w:rsidP="000F057C">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0F057C">
              <w:rPr>
                <w:rFonts w:cs="Times New Roman"/>
                <w:sz w:val="18"/>
                <w:szCs w:val="18"/>
                <w:lang w:val="en-IN"/>
              </w:rPr>
              <w:t>PII protection</w:t>
            </w:r>
          </w:p>
        </w:tc>
        <w:tc>
          <w:tcPr>
            <w:tcW w:w="54.35pt" w:type="dxa"/>
            <w:hideMark/>
          </w:tcPr>
          <w:p w14:paraId="2426F95D" w14:textId="77777777" w:rsidR="000F057C" w:rsidRPr="000F057C" w:rsidRDefault="000F057C" w:rsidP="000F057C">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0F057C">
              <w:rPr>
                <w:rFonts w:cs="Times New Roman"/>
                <w:sz w:val="18"/>
                <w:szCs w:val="18"/>
                <w:lang w:val="en-IN"/>
              </w:rPr>
              <w:t>Memory may expose sensitive data</w:t>
            </w:r>
          </w:p>
        </w:tc>
        <w:tc>
          <w:tcPr>
            <w:tcW w:w="49.65pt" w:type="dxa"/>
            <w:hideMark/>
          </w:tcPr>
          <w:p w14:paraId="06392EBE" w14:textId="77777777" w:rsidR="000F057C" w:rsidRPr="000F057C" w:rsidRDefault="000F057C" w:rsidP="000F057C">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0F057C">
              <w:rPr>
                <w:rFonts w:cs="Times New Roman"/>
                <w:sz w:val="18"/>
                <w:szCs w:val="18"/>
                <w:lang w:val="en-IN"/>
              </w:rPr>
              <w:t>No PII filtering in WOA</w:t>
            </w:r>
          </w:p>
        </w:tc>
        <w:tc>
          <w:tcPr>
            <w:tcW w:w="49.60pt" w:type="dxa"/>
            <w:hideMark/>
          </w:tcPr>
          <w:p w14:paraId="5AC2ED36" w14:textId="77777777" w:rsidR="000F057C" w:rsidRPr="000F057C" w:rsidRDefault="000F057C" w:rsidP="000F057C">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0F057C">
              <w:rPr>
                <w:rFonts w:cs="Times New Roman"/>
                <w:sz w:val="18"/>
                <w:szCs w:val="18"/>
                <w:lang w:val="en-IN"/>
              </w:rPr>
              <w:t>Liability</w:t>
            </w:r>
          </w:p>
        </w:tc>
      </w:tr>
    </w:tbl>
    <w:p w14:paraId="74B7D334" w14:textId="713C8C3D" w:rsidR="000F057C" w:rsidRDefault="000F057C" w:rsidP="00816AEB">
      <w:pPr>
        <w:pStyle w:val="Heading2"/>
        <w:ind w:start="14.40pt"/>
      </w:pPr>
      <w:r>
        <w:t>GDPR Technical-Legal Mapping</w:t>
      </w:r>
    </w:p>
    <w:p w14:paraId="4B2E60C9" w14:textId="5C5A4BCD" w:rsidR="000F057C" w:rsidRDefault="00714BE9" w:rsidP="000F057C">
      <w:pPr>
        <w:spacing w:before="3pt" w:after="3pt"/>
        <w:jc w:val="both"/>
      </w:pPr>
      <w:r w:rsidRPr="00714BE9">
        <w:t xml:space="preserve">The GDPR establishes "integrity and confidentiality" as a fundamental data-processing rule through Article 5(1)(f). The principle gets implemented through memory-based WOA detection which continuously checks for unauthorized access during the exfiltration phase [36]. Article 32(1) requires organizations to execute "appropriate technical and </w:t>
      </w:r>
      <w:proofErr w:type="spellStart"/>
      <w:r w:rsidRPr="00714BE9">
        <w:t>organisational</w:t>
      </w:r>
      <w:proofErr w:type="spellEnd"/>
      <w:r w:rsidRPr="00714BE9">
        <w:t xml:space="preserve"> measures" which must match the identified risks to their memory-based detection systems [36][32]. The </w:t>
      </w:r>
      <w:r w:rsidRPr="00714BE9">
        <w:t>Article 83(4) rule imposes administrative penalties which can reach €10 million or 2% of worldwide yearly earnings for non-compliance [36]. The organization needs to identify security breaches within 72 hours according to Article 33 which requires memory-based detection to recognize C2 activity for breach detection.</w:t>
      </w:r>
      <w:r>
        <w:t xml:space="preserve"> </w:t>
      </w:r>
      <w:hyperlink w:anchor="ref_8">
        <w:r w:rsidR="000F057C">
          <w:rPr>
            <w:color w:val="0563C1"/>
            <w:u w:val="single"/>
          </w:rPr>
          <w:t>[8]</w:t>
        </w:r>
      </w:hyperlink>
      <w:r w:rsidR="000F057C">
        <w:t xml:space="preserve">, </w:t>
      </w:r>
      <w:hyperlink w:anchor="ref_22">
        <w:r w:rsidR="000F057C">
          <w:rPr>
            <w:color w:val="0563C1"/>
            <w:u w:val="single"/>
          </w:rPr>
          <w:t>[22]</w:t>
        </w:r>
      </w:hyperlink>
      <w:r w:rsidR="000F057C">
        <w:t xml:space="preserve">, </w:t>
      </w:r>
      <w:hyperlink w:anchor="ref_36">
        <w:r w:rsidR="000F057C">
          <w:rPr>
            <w:color w:val="0563C1"/>
            <w:u w:val="single"/>
          </w:rPr>
          <w:t>[36]</w:t>
        </w:r>
      </w:hyperlink>
      <w:r w:rsidR="000F057C">
        <w:t>.</w:t>
      </w:r>
    </w:p>
    <w:p w14:paraId="4D43D244" w14:textId="3853F17F" w:rsidR="000F057C" w:rsidRDefault="000F057C" w:rsidP="00816AEB">
      <w:pPr>
        <w:pStyle w:val="Heading2"/>
        <w:ind w:start="14.40pt"/>
      </w:pPr>
      <w:r>
        <w:t xml:space="preserve"> Indian Information Technology Act (ITA 2000) Mapping</w:t>
      </w:r>
    </w:p>
    <w:p w14:paraId="3DE64CFA" w14:textId="5AB08317" w:rsidR="000F057C" w:rsidRDefault="00714BE9" w:rsidP="000F057C">
      <w:pPr>
        <w:spacing w:before="3pt" w:after="3pt"/>
        <w:jc w:val="both"/>
      </w:pPr>
      <w:r w:rsidRPr="00714BE9">
        <w:t xml:space="preserve">The IT (Amendment) Act 2008, which amended India's Information Technology Act of 2000, created a legal framework that governs cybercrime. Section 43 defines civil liability for unauthorized access, which applies directly to ransomware attacks [39]. The </w:t>
      </w:r>
      <w:proofErr w:type="gramStart"/>
      <w:r w:rsidRPr="00714BE9">
        <w:t>Computer</w:t>
      </w:r>
      <w:proofErr w:type="gramEnd"/>
      <w:r w:rsidRPr="00714BE9">
        <w:t>-related Offences Act establishes criminal charges under Section 66, while Section 66C specifically deals with identity theft cases that occur when hackers extract user credentials during their lateral movement process [39]. Section 70B establishes CERT-In as the mandatory body for reporting security incidents which requires organizations to report incidents within six hours (CERT-In Directions, April 2022) because this represents the most stringent reporting requirement in the world [39]. Organizations operating under ITA 2000 must therefore prioritize real-time detection capabilities because this operational requirement depends on their ability to use memory-based WOA detection systems that can identify breaches throughout the entire compliance period</w:t>
      </w:r>
      <w:r w:rsidR="000F057C">
        <w:t>.</w:t>
      </w:r>
    </w:p>
    <w:p w14:paraId="4723D73B" w14:textId="768F46C9" w:rsidR="000F057C" w:rsidRDefault="000F057C" w:rsidP="00816AEB">
      <w:pPr>
        <w:pStyle w:val="Heading2"/>
        <w:ind w:start="14.40pt"/>
      </w:pPr>
      <w:r>
        <w:t>The Attribution Gap</w:t>
      </w:r>
    </w:p>
    <w:p w14:paraId="4504C60E" w14:textId="083D8FB3" w:rsidR="000F057C" w:rsidRDefault="00714BE9" w:rsidP="000F057C">
      <w:pPr>
        <w:spacing w:before="3pt" w:after="3pt"/>
        <w:jc w:val="both"/>
      </w:pPr>
      <w:r w:rsidRPr="00714BE9">
        <w:t>The Attribution Gap describes a systematic disconnect between technical identification of ransomware infrastructure and the legal establishment of individual criminal responsibility. Technical attribution, which includes identification of C2 infrastructure and cryptocurrency transactions, and ransomware families, has become more accessible through memory forensics according to multiple sources. Legal attribution needs to prove individual responsibility across different legal systems, which presents greater difficulties than current legal systems. The evidentiary standards required for criminal prosecution, which include chain of custody and reproducibility and human-interpretable explanations of algorithmic outputs, create fundamental conflicts with the stochastic nature of WOA-based detection systems</w:t>
      </w:r>
      <w:r w:rsidR="000F057C">
        <w:t>.</w:t>
      </w:r>
    </w:p>
    <w:p w14:paraId="632ED5D5" w14:textId="2EF57F12" w:rsidR="000F057C" w:rsidRDefault="000F057C" w:rsidP="00816AEB">
      <w:pPr>
        <w:pStyle w:val="Heading2"/>
        <w:ind w:start="14.40pt"/>
      </w:pPr>
      <w:r>
        <w:t>The Explainability Crisis</w:t>
      </w:r>
    </w:p>
    <w:p w14:paraId="313C1F23" w14:textId="1026ABB8" w:rsidR="00933CB7" w:rsidRDefault="00714BE9" w:rsidP="00D94B6C">
      <w:pPr>
        <w:spacing w:before="3pt" w:after="3pt"/>
        <w:jc w:val="both"/>
      </w:pPr>
      <w:r w:rsidRPr="00714BE9">
        <w:t>The machine learning models that WOA optimizes generate their classification results through intricate nonlinear processes which do not provide any understandable output. The post-hoc explanation methods SHAP (</w:t>
      </w:r>
      <w:proofErr w:type="spellStart"/>
      <w:r w:rsidRPr="00714BE9">
        <w:t>SHapley</w:t>
      </w:r>
      <w:proofErr w:type="spellEnd"/>
      <w:r w:rsidRPr="00714BE9">
        <w:t xml:space="preserve"> Additive </w:t>
      </w:r>
      <w:proofErr w:type="spellStart"/>
      <w:r w:rsidRPr="00714BE9">
        <w:t>eXplanations</w:t>
      </w:r>
      <w:proofErr w:type="spellEnd"/>
      <w:r w:rsidRPr="00714BE9">
        <w:t>) and LIME (Local Interpretable Model-agnostic Explanations) present possible solutions to this problem [32], [34]. The combination of these methods with WOA-based feature selection will create methods that produce understandable explanations of detection results [13], [32]. Post-hoc explanations show model behavior through approximations which do not perfectly match actual model operation. Ransomware detection needs researchers to test the post-hoc explanation methods in real-world situations before these techniques can work as dependable proof for automated detection results</w:t>
      </w:r>
      <w:r w:rsidR="000F057C">
        <w:t>.</w:t>
      </w:r>
    </w:p>
    <w:p w14:paraId="5A353FE9" w14:textId="77777777" w:rsidR="00D94B6C" w:rsidRDefault="00D94B6C" w:rsidP="00933CB7">
      <w:pPr>
        <w:pStyle w:val="Heading1"/>
        <w:jc w:val="start"/>
      </w:pPr>
      <w:r>
        <w:lastRenderedPageBreak/>
        <w:t xml:space="preserve">RANSOMWARE ANALYSIS AND CLASSIFICATION </w:t>
      </w:r>
    </w:p>
    <w:p w14:paraId="1F200D8D" w14:textId="20CAE040" w:rsidR="00D94B6C" w:rsidRPr="004C74EB" w:rsidRDefault="00714BE9" w:rsidP="00D94B6C">
      <w:pPr>
        <w:spacing w:before="3pt" w:after="3pt"/>
        <w:jc w:val="both"/>
      </w:pPr>
      <w:r w:rsidRPr="00714BE9">
        <w:rPr>
          <w:rFonts w:eastAsia="Times New Roman"/>
        </w:rPr>
        <w:t xml:space="preserve">The section shows a comprehensive study of the operational behavior of ten actual ransomware samples which were obtained from the </w:t>
      </w:r>
      <w:proofErr w:type="spellStart"/>
      <w:r w:rsidRPr="00714BE9">
        <w:rPr>
          <w:rFonts w:eastAsia="Times New Roman"/>
        </w:rPr>
        <w:t>MalwareBazaar</w:t>
      </w:r>
      <w:proofErr w:type="spellEnd"/>
      <w:r w:rsidRPr="00714BE9">
        <w:rPr>
          <w:rFonts w:eastAsia="Times New Roman"/>
        </w:rPr>
        <w:t xml:space="preserve"> database and checked against </w:t>
      </w:r>
      <w:proofErr w:type="spellStart"/>
      <w:r w:rsidRPr="00714BE9">
        <w:rPr>
          <w:rFonts w:eastAsia="Times New Roman"/>
        </w:rPr>
        <w:t>VirusTotal</w:t>
      </w:r>
      <w:proofErr w:type="spellEnd"/>
      <w:r w:rsidRPr="00714BE9">
        <w:rPr>
          <w:rFonts w:eastAsia="Times New Roman"/>
        </w:rPr>
        <w:t xml:space="preserve">. The study provides core research results which show how memory-based behavior indicators enable WOA detection system improvements. The researchers evaluated each sample by examining its four main aspects which included its capabilities, execution cycle, memory-related process activities, and detection analysis capabilities. The ten families are classified into two categories: File-Based Ransomware (5 families: WannaCry, </w:t>
      </w:r>
      <w:proofErr w:type="spellStart"/>
      <w:r w:rsidRPr="00714BE9">
        <w:rPr>
          <w:rFonts w:eastAsia="Times New Roman"/>
        </w:rPr>
        <w:t>LockBit</w:t>
      </w:r>
      <w:proofErr w:type="spellEnd"/>
      <w:r w:rsidRPr="00714BE9">
        <w:rPr>
          <w:rFonts w:eastAsia="Times New Roman"/>
        </w:rPr>
        <w:t xml:space="preserve">, Maze, Clop, </w:t>
      </w:r>
      <w:proofErr w:type="spellStart"/>
      <w:r w:rsidRPr="00714BE9">
        <w:rPr>
          <w:rFonts w:eastAsia="Times New Roman"/>
        </w:rPr>
        <w:t>DarkSide</w:t>
      </w:r>
      <w:proofErr w:type="spellEnd"/>
      <w:r w:rsidRPr="00714BE9">
        <w:rPr>
          <w:rFonts w:eastAsia="Times New Roman"/>
        </w:rPr>
        <w:t>) and Fileless Ransomware (5 families: Ryuk, Conti, REvil, Quantum, Hive). The WOA-based RAM detection framework tests all current ransomware attack methods because it uses dual-category coverage to examine all attack methods</w:t>
      </w:r>
      <w:r w:rsidR="00D94B6C" w:rsidRPr="004C74EB">
        <w:rPr>
          <w:rFonts w:eastAsia="Times New Roman"/>
        </w:rPr>
        <w:t>.</w:t>
      </w:r>
    </w:p>
    <w:p w14:paraId="45BC66CC" w14:textId="19D553A5" w:rsidR="00D94B6C" w:rsidRPr="004C74EB" w:rsidRDefault="00D94B6C" w:rsidP="00816AEB">
      <w:pPr>
        <w:pStyle w:val="Heading2"/>
        <w:ind w:start="14.40pt"/>
      </w:pPr>
      <w:r w:rsidRPr="004C74EB">
        <w:t>Fileless vs. File-Based Ransomware</w:t>
      </w:r>
    </w:p>
    <w:p w14:paraId="67C070F4" w14:textId="1148854D" w:rsidR="00D94B6C" w:rsidRPr="004C74EB" w:rsidRDefault="00714BE9" w:rsidP="00D94B6C">
      <w:pPr>
        <w:spacing w:before="3pt" w:after="3pt"/>
        <w:jc w:val="both"/>
      </w:pPr>
      <w:r w:rsidRPr="00714BE9">
        <w:rPr>
          <w:rFonts w:eastAsia="Times New Roman"/>
        </w:rPr>
        <w:t>The fundamental architectural distinction between fileless and file-based ransomware has direct implications for detection strategy selection. Table VI presents a comprehensive parameter-level comparison which demonstrates RAM-based detection as the essential method for detecting fileless variants while showing that hybrid detection is needed to combat file-based threats</w:t>
      </w:r>
      <w:r w:rsidR="00D94B6C" w:rsidRPr="004C74EB">
        <w:rPr>
          <w:rFonts w:eastAsia="Times New Roman"/>
        </w:rPr>
        <w:t>.</w:t>
      </w:r>
    </w:p>
    <w:p w14:paraId="46460FCC" w14:textId="77777777" w:rsidR="0024646B" w:rsidRPr="00654DBA" w:rsidRDefault="00D94B6C" w:rsidP="00654DBA">
      <w:pPr>
        <w:spacing w:before="4pt" w:after="2pt"/>
        <w:jc w:val="start"/>
        <w:rPr>
          <w:rFonts w:eastAsia="Times New Roman"/>
          <w:b/>
          <w:bCs/>
          <w:sz w:val="18"/>
          <w:szCs w:val="18"/>
        </w:rPr>
      </w:pPr>
      <w:r w:rsidRPr="00654DBA">
        <w:rPr>
          <w:rFonts w:eastAsia="Times New Roman"/>
          <w:b/>
          <w:bCs/>
          <w:sz w:val="18"/>
          <w:szCs w:val="18"/>
        </w:rPr>
        <w:t xml:space="preserve">TABLE VI </w:t>
      </w:r>
    </w:p>
    <w:p w14:paraId="642C53C6" w14:textId="3EA42D27" w:rsidR="00D94B6C" w:rsidRPr="00654DBA" w:rsidRDefault="00D94B6C" w:rsidP="00654DBA">
      <w:pPr>
        <w:spacing w:before="4pt" w:after="2pt"/>
        <w:jc w:val="start"/>
        <w:rPr>
          <w:b/>
          <w:bCs/>
        </w:rPr>
      </w:pPr>
      <w:r w:rsidRPr="00654DBA">
        <w:rPr>
          <w:rFonts w:eastAsia="Times New Roman"/>
          <w:b/>
          <w:bCs/>
          <w:sz w:val="18"/>
          <w:szCs w:val="18"/>
        </w:rPr>
        <w:t xml:space="preserve"> </w:t>
      </w:r>
      <w:r w:rsidR="00654DBA" w:rsidRPr="00654DBA">
        <w:rPr>
          <w:rFonts w:eastAsia="Times New Roman"/>
          <w:b/>
          <w:bCs/>
        </w:rPr>
        <w:t>Comparison of fileless vs. file-based ransomware</w:t>
      </w:r>
    </w:p>
    <w:tbl>
      <w:tblPr>
        <w:tblStyle w:val="LightGrid-Accent1"/>
        <w:tblW w:w="238.50pt" w:type="dxa"/>
        <w:tblInd w:w="4pt" w:type="dxa"/>
        <w:tblLayout w:type="fixed"/>
        <w:tblLook w:firstRow="0" w:lastRow="0" w:firstColumn="0" w:lastColumn="0" w:noHBand="0" w:noVBand="0"/>
      </w:tblPr>
      <w:tblGrid>
        <w:gridCol w:w="1033"/>
        <w:gridCol w:w="1842"/>
        <w:gridCol w:w="1895"/>
      </w:tblGrid>
      <w:tr w:rsidR="00D94B6C" w:rsidRPr="00C83460" w14:paraId="5DBDBDC1" w14:textId="77777777" w:rsidTr="00E15413">
        <w:trPr>
          <w:cnfStyle w:firstRow="0" w:lastRow="0" w:firstColumn="0" w:lastColumn="0" w:oddVBand="0" w:evenVBand="0" w:oddHBand="1" w:evenHBand="0"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51.65pt" w:type="dxa"/>
            <w:shd w:val="clear" w:color="auto" w:fill="2E74B5" w:themeFill="accent1" w:themeFillShade="BF"/>
          </w:tcPr>
          <w:p w14:paraId="7835465E" w14:textId="77777777" w:rsidR="00D94B6C" w:rsidRPr="00C83460" w:rsidRDefault="00D94B6C" w:rsidP="00B13EE1">
            <w:pPr>
              <w:spacing w:before="2pt" w:after="2pt"/>
              <w:rPr>
                <w:color w:val="FFFFFF" w:themeColor="background1"/>
                <w:sz w:val="18"/>
                <w:szCs w:val="18"/>
              </w:rPr>
            </w:pPr>
            <w:r w:rsidRPr="00C83460">
              <w:rPr>
                <w:rFonts w:eastAsia="Times New Roman" w:cs="Times New Roman"/>
                <w:b/>
                <w:bCs/>
                <w:color w:val="FFFFFF" w:themeColor="background1"/>
                <w:sz w:val="18"/>
                <w:szCs w:val="18"/>
              </w:rPr>
              <w:t>Parameter</w:t>
            </w:r>
          </w:p>
        </w:tc>
        <w:tc>
          <w:tcPr>
            <w:tcW w:w="92.10pt" w:type="dxa"/>
            <w:shd w:val="clear" w:color="auto" w:fill="2E74B5" w:themeFill="accent1" w:themeFillShade="BF"/>
          </w:tcPr>
          <w:p w14:paraId="2ED98999" w14:textId="77777777" w:rsidR="00D94B6C" w:rsidRPr="00C83460" w:rsidRDefault="00D94B6C" w:rsidP="00B13EE1">
            <w:pPr>
              <w:spacing w:before="2pt" w:after="2pt"/>
              <w:cnfStyle w:firstRow="0" w:lastRow="0" w:firstColumn="0" w:lastColumn="0" w:oddVBand="0" w:evenVBand="0" w:oddHBand="1" w:evenHBand="0" w:firstRowFirstColumn="0" w:firstRowLastColumn="0" w:lastRowFirstColumn="0" w:lastRowLastColumn="0"/>
              <w:rPr>
                <w:color w:val="FFFFFF" w:themeColor="background1"/>
                <w:sz w:val="18"/>
                <w:szCs w:val="18"/>
              </w:rPr>
            </w:pPr>
            <w:r w:rsidRPr="00C83460">
              <w:rPr>
                <w:rFonts w:eastAsia="Times New Roman" w:cs="Times New Roman"/>
                <w:b/>
                <w:bCs/>
                <w:color w:val="FFFFFF" w:themeColor="background1"/>
                <w:sz w:val="18"/>
                <w:szCs w:val="18"/>
              </w:rPr>
              <w:t>Fileless Ransomware</w:t>
            </w:r>
          </w:p>
        </w:tc>
        <w:tc>
          <w:tcPr>
            <w:cnfStyle w:firstRow="0" w:lastRow="0" w:firstColumn="0" w:lastColumn="0" w:oddVBand="1" w:evenVBand="0" w:oddHBand="0" w:evenHBand="0" w:firstRowFirstColumn="0" w:firstRowLastColumn="0" w:lastRowFirstColumn="0" w:lastRowLastColumn="0"/>
            <w:tcW w:w="94.75pt" w:type="dxa"/>
            <w:shd w:val="clear" w:color="auto" w:fill="2E74B5" w:themeFill="accent1" w:themeFillShade="BF"/>
          </w:tcPr>
          <w:p w14:paraId="6A807963" w14:textId="77777777" w:rsidR="00D94B6C" w:rsidRPr="00C83460" w:rsidRDefault="00D94B6C" w:rsidP="00B13EE1">
            <w:pPr>
              <w:spacing w:before="2pt" w:after="2pt"/>
              <w:rPr>
                <w:color w:val="FFFFFF" w:themeColor="background1"/>
                <w:sz w:val="18"/>
                <w:szCs w:val="18"/>
              </w:rPr>
            </w:pPr>
            <w:r w:rsidRPr="00C83460">
              <w:rPr>
                <w:rFonts w:eastAsia="Times New Roman" w:cs="Times New Roman"/>
                <w:b/>
                <w:bCs/>
                <w:color w:val="FFFFFF" w:themeColor="background1"/>
                <w:sz w:val="18"/>
                <w:szCs w:val="18"/>
              </w:rPr>
              <w:t>File-Based Ransomware</w:t>
            </w:r>
          </w:p>
        </w:tc>
      </w:tr>
      <w:tr w:rsidR="00D94B6C" w:rsidRPr="00C83460" w14:paraId="656EE2C0" w14:textId="77777777" w:rsidTr="00E15413">
        <w:trPr>
          <w:cnfStyle w:firstRow="0" w:lastRow="0" w:firstColumn="0" w:lastColumn="0" w:oddVBand="0" w:evenVBand="0" w:oddHBand="0" w:evenHBand="1"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51.65pt" w:type="dxa"/>
            <w:shd w:val="clear" w:color="auto" w:fill="FFFFFF" w:themeFill="background1"/>
          </w:tcPr>
          <w:p w14:paraId="53257971" w14:textId="77777777" w:rsidR="00D94B6C" w:rsidRPr="00C83460" w:rsidRDefault="00D94B6C" w:rsidP="00B13EE1">
            <w:pPr>
              <w:spacing w:before="2pt" w:after="2pt"/>
              <w:rPr>
                <w:sz w:val="18"/>
                <w:szCs w:val="18"/>
              </w:rPr>
            </w:pPr>
            <w:r w:rsidRPr="00C83460">
              <w:rPr>
                <w:rFonts w:eastAsia="Times New Roman" w:cs="Times New Roman"/>
                <w:sz w:val="18"/>
                <w:szCs w:val="18"/>
              </w:rPr>
              <w:t>Execution Location</w:t>
            </w:r>
          </w:p>
        </w:tc>
        <w:tc>
          <w:tcPr>
            <w:tcW w:w="92.10pt" w:type="dxa"/>
            <w:shd w:val="clear" w:color="auto" w:fill="FFFFFF" w:themeFill="background1"/>
          </w:tcPr>
          <w:p w14:paraId="5FB0C635" w14:textId="77777777" w:rsidR="00D94B6C" w:rsidRPr="00C83460" w:rsidRDefault="00D94B6C" w:rsidP="00B13EE1">
            <w:pPr>
              <w:spacing w:before="2pt" w:after="2pt"/>
              <w:cnfStyle w:firstRow="0" w:lastRow="0" w:firstColumn="0" w:lastColumn="0" w:oddVBand="0" w:evenVBand="0" w:oddHBand="0" w:evenHBand="1" w:firstRowFirstColumn="0" w:firstRowLastColumn="0" w:lastRowFirstColumn="0" w:lastRowLastColumn="0"/>
              <w:rPr>
                <w:sz w:val="18"/>
                <w:szCs w:val="18"/>
              </w:rPr>
            </w:pPr>
            <w:r w:rsidRPr="00C83460">
              <w:rPr>
                <w:rFonts w:eastAsia="Times New Roman" w:cs="Times New Roman"/>
                <w:sz w:val="18"/>
                <w:szCs w:val="18"/>
              </w:rPr>
              <w:t>RAM/Volatile Memory (no disk writes)</w:t>
            </w:r>
          </w:p>
        </w:tc>
        <w:tc>
          <w:tcPr>
            <w:cnfStyle w:firstRow="0" w:lastRow="0" w:firstColumn="0" w:lastColumn="0" w:oddVBand="1" w:evenVBand="0" w:oddHBand="0" w:evenHBand="0" w:firstRowFirstColumn="0" w:firstRowLastColumn="0" w:lastRowFirstColumn="0" w:lastRowLastColumn="0"/>
            <w:tcW w:w="94.75pt" w:type="dxa"/>
            <w:shd w:val="clear" w:color="auto" w:fill="FFFFFF" w:themeFill="background1"/>
          </w:tcPr>
          <w:p w14:paraId="1BB0B726" w14:textId="77777777" w:rsidR="00D94B6C" w:rsidRPr="00C83460" w:rsidRDefault="00D94B6C" w:rsidP="00B13EE1">
            <w:pPr>
              <w:spacing w:before="2pt" w:after="2pt"/>
              <w:rPr>
                <w:sz w:val="18"/>
                <w:szCs w:val="18"/>
              </w:rPr>
            </w:pPr>
            <w:r w:rsidRPr="00C83460">
              <w:rPr>
                <w:rFonts w:eastAsia="Times New Roman" w:cs="Times New Roman"/>
                <w:sz w:val="18"/>
                <w:szCs w:val="18"/>
              </w:rPr>
              <w:t>Disk-resident binary executed from filesystem</w:t>
            </w:r>
          </w:p>
        </w:tc>
      </w:tr>
      <w:tr w:rsidR="00D94B6C" w:rsidRPr="00C83460" w14:paraId="53D224A8" w14:textId="77777777" w:rsidTr="00E15413">
        <w:trPr>
          <w:cnfStyle w:firstRow="0" w:lastRow="0" w:firstColumn="0" w:lastColumn="0" w:oddVBand="0" w:evenVBand="0" w:oddHBand="1" w:evenHBand="0"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51.65pt" w:type="dxa"/>
          </w:tcPr>
          <w:p w14:paraId="69FDD78F" w14:textId="77777777" w:rsidR="00D94B6C" w:rsidRPr="00C83460" w:rsidRDefault="00D94B6C" w:rsidP="00B13EE1">
            <w:pPr>
              <w:spacing w:before="2pt" w:after="2pt"/>
              <w:rPr>
                <w:sz w:val="18"/>
                <w:szCs w:val="18"/>
              </w:rPr>
            </w:pPr>
            <w:r w:rsidRPr="00C83460">
              <w:rPr>
                <w:rFonts w:eastAsia="Times New Roman" w:cs="Times New Roman"/>
                <w:sz w:val="18"/>
                <w:szCs w:val="18"/>
              </w:rPr>
              <w:t>Disk Dependency</w:t>
            </w:r>
          </w:p>
        </w:tc>
        <w:tc>
          <w:tcPr>
            <w:tcW w:w="92.10pt" w:type="dxa"/>
          </w:tcPr>
          <w:p w14:paraId="4A4373CC" w14:textId="77777777" w:rsidR="00D94B6C" w:rsidRPr="00C83460" w:rsidRDefault="00D94B6C" w:rsidP="00B13EE1">
            <w:pPr>
              <w:spacing w:before="2pt" w:after="2pt"/>
              <w:cnfStyle w:firstRow="0" w:lastRow="0" w:firstColumn="0" w:lastColumn="0" w:oddVBand="0" w:evenVBand="0" w:oddHBand="1" w:evenHBand="0" w:firstRowFirstColumn="0" w:firstRowLastColumn="0" w:lastRowFirstColumn="0" w:lastRowLastColumn="0"/>
              <w:rPr>
                <w:sz w:val="18"/>
                <w:szCs w:val="18"/>
              </w:rPr>
            </w:pPr>
            <w:r w:rsidRPr="00C83460">
              <w:rPr>
                <w:rFonts w:eastAsia="Times New Roman" w:cs="Times New Roman"/>
                <w:sz w:val="18"/>
                <w:szCs w:val="18"/>
              </w:rPr>
              <w:t>None — operates entirely in memory</w:t>
            </w:r>
          </w:p>
        </w:tc>
        <w:tc>
          <w:tcPr>
            <w:cnfStyle w:firstRow="0" w:lastRow="0" w:firstColumn="0" w:lastColumn="0" w:oddVBand="1" w:evenVBand="0" w:oddHBand="0" w:evenHBand="0" w:firstRowFirstColumn="0" w:firstRowLastColumn="0" w:lastRowFirstColumn="0" w:lastRowLastColumn="0"/>
            <w:tcW w:w="94.75pt" w:type="dxa"/>
          </w:tcPr>
          <w:p w14:paraId="18BE33B3" w14:textId="77777777" w:rsidR="00D94B6C" w:rsidRPr="00C83460" w:rsidRDefault="00D94B6C" w:rsidP="00B13EE1">
            <w:pPr>
              <w:spacing w:before="2pt" w:after="2pt"/>
              <w:rPr>
                <w:sz w:val="18"/>
                <w:szCs w:val="18"/>
              </w:rPr>
            </w:pPr>
            <w:r w:rsidRPr="00C83460">
              <w:rPr>
                <w:rFonts w:eastAsia="Times New Roman" w:cs="Times New Roman"/>
                <w:sz w:val="18"/>
                <w:szCs w:val="18"/>
              </w:rPr>
              <w:t>High — requires persistent file on disk</w:t>
            </w:r>
          </w:p>
        </w:tc>
      </w:tr>
      <w:tr w:rsidR="00D94B6C" w:rsidRPr="00C83460" w14:paraId="1B04311D" w14:textId="77777777" w:rsidTr="00E15413">
        <w:trPr>
          <w:cnfStyle w:firstRow="0" w:lastRow="0" w:firstColumn="0" w:lastColumn="0" w:oddVBand="0" w:evenVBand="0" w:oddHBand="0" w:evenHBand="1"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51.65pt" w:type="dxa"/>
            <w:shd w:val="clear" w:color="auto" w:fill="FFFFFF" w:themeFill="background1"/>
          </w:tcPr>
          <w:p w14:paraId="3FD51793" w14:textId="77777777" w:rsidR="00D94B6C" w:rsidRPr="00C83460" w:rsidRDefault="00D94B6C" w:rsidP="00B13EE1">
            <w:pPr>
              <w:spacing w:before="2pt" w:after="2pt"/>
              <w:rPr>
                <w:sz w:val="18"/>
                <w:szCs w:val="18"/>
              </w:rPr>
            </w:pPr>
            <w:r w:rsidRPr="00C83460">
              <w:rPr>
                <w:rFonts w:eastAsia="Times New Roman" w:cs="Times New Roman"/>
                <w:sz w:val="18"/>
                <w:szCs w:val="18"/>
              </w:rPr>
              <w:t>Detection Technique</w:t>
            </w:r>
          </w:p>
        </w:tc>
        <w:tc>
          <w:tcPr>
            <w:tcW w:w="92.10pt" w:type="dxa"/>
            <w:shd w:val="clear" w:color="auto" w:fill="FFFFFF" w:themeFill="background1"/>
          </w:tcPr>
          <w:p w14:paraId="6CF6345F" w14:textId="77777777" w:rsidR="00D94B6C" w:rsidRPr="00C83460" w:rsidRDefault="00D94B6C" w:rsidP="00B13EE1">
            <w:pPr>
              <w:spacing w:before="2pt" w:after="2pt"/>
              <w:cnfStyle w:firstRow="0" w:lastRow="0" w:firstColumn="0" w:lastColumn="0" w:oddVBand="0" w:evenVBand="0" w:oddHBand="0" w:evenHBand="1" w:firstRowFirstColumn="0" w:firstRowLastColumn="0" w:lastRowFirstColumn="0" w:lastRowLastColumn="0"/>
              <w:rPr>
                <w:sz w:val="18"/>
                <w:szCs w:val="18"/>
              </w:rPr>
            </w:pPr>
            <w:r w:rsidRPr="00C83460">
              <w:rPr>
                <w:rFonts w:eastAsia="Times New Roman" w:cs="Times New Roman"/>
                <w:sz w:val="18"/>
                <w:szCs w:val="18"/>
              </w:rPr>
              <w:t>RAM forensics, process injection analysis, VAD anomaly detection</w:t>
            </w:r>
          </w:p>
        </w:tc>
        <w:tc>
          <w:tcPr>
            <w:cnfStyle w:firstRow="0" w:lastRow="0" w:firstColumn="0" w:lastColumn="0" w:oddVBand="1" w:evenVBand="0" w:oddHBand="0" w:evenHBand="0" w:firstRowFirstColumn="0" w:firstRowLastColumn="0" w:lastRowFirstColumn="0" w:lastRowLastColumn="0"/>
            <w:tcW w:w="94.75pt" w:type="dxa"/>
            <w:shd w:val="clear" w:color="auto" w:fill="FFFFFF" w:themeFill="background1"/>
          </w:tcPr>
          <w:p w14:paraId="3C4415C6" w14:textId="77777777" w:rsidR="00D94B6C" w:rsidRPr="00C83460" w:rsidRDefault="00D94B6C" w:rsidP="00B13EE1">
            <w:pPr>
              <w:spacing w:before="2pt" w:after="2pt"/>
              <w:rPr>
                <w:sz w:val="18"/>
                <w:szCs w:val="18"/>
              </w:rPr>
            </w:pPr>
            <w:r w:rsidRPr="00C83460">
              <w:rPr>
                <w:rFonts w:eastAsia="Times New Roman" w:cs="Times New Roman"/>
                <w:sz w:val="18"/>
                <w:szCs w:val="18"/>
              </w:rPr>
              <w:t>Signature-based, hash matching, behavioral + memory analysis</w:t>
            </w:r>
          </w:p>
        </w:tc>
      </w:tr>
      <w:tr w:rsidR="00D94B6C" w:rsidRPr="00C83460" w14:paraId="20255174" w14:textId="77777777" w:rsidTr="00E15413">
        <w:trPr>
          <w:cnfStyle w:firstRow="0" w:lastRow="0" w:firstColumn="0" w:lastColumn="0" w:oddVBand="0" w:evenVBand="0" w:oddHBand="1" w:evenHBand="0"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51.65pt" w:type="dxa"/>
          </w:tcPr>
          <w:p w14:paraId="0ADCD365" w14:textId="77777777" w:rsidR="00D94B6C" w:rsidRPr="00C83460" w:rsidRDefault="00D94B6C" w:rsidP="00B13EE1">
            <w:pPr>
              <w:spacing w:before="2pt" w:after="2pt"/>
              <w:rPr>
                <w:sz w:val="18"/>
                <w:szCs w:val="18"/>
              </w:rPr>
            </w:pPr>
            <w:r w:rsidRPr="00C83460">
              <w:rPr>
                <w:rFonts w:eastAsia="Times New Roman" w:cs="Times New Roman"/>
                <w:sz w:val="18"/>
                <w:szCs w:val="18"/>
              </w:rPr>
              <w:t>Persistence Mechanism</w:t>
            </w:r>
          </w:p>
        </w:tc>
        <w:tc>
          <w:tcPr>
            <w:tcW w:w="92.10pt" w:type="dxa"/>
          </w:tcPr>
          <w:p w14:paraId="54A68376" w14:textId="77777777" w:rsidR="00D94B6C" w:rsidRPr="00C83460" w:rsidRDefault="00D94B6C" w:rsidP="00B13EE1">
            <w:pPr>
              <w:spacing w:before="2pt" w:after="2pt"/>
              <w:cnfStyle w:firstRow="0" w:lastRow="0" w:firstColumn="0" w:lastColumn="0" w:oddVBand="0" w:evenVBand="0" w:oddHBand="1" w:evenHBand="0" w:firstRowFirstColumn="0" w:firstRowLastColumn="0" w:lastRowFirstColumn="0" w:lastRowLastColumn="0"/>
              <w:rPr>
                <w:sz w:val="18"/>
                <w:szCs w:val="18"/>
              </w:rPr>
            </w:pPr>
            <w:r w:rsidRPr="00C83460">
              <w:rPr>
                <w:rFonts w:eastAsia="Times New Roman" w:cs="Times New Roman"/>
                <w:sz w:val="18"/>
                <w:szCs w:val="18"/>
              </w:rPr>
              <w:t>Registry keys, WMI subscriptions, process hollowing, DLL injection</w:t>
            </w:r>
          </w:p>
        </w:tc>
        <w:tc>
          <w:tcPr>
            <w:cnfStyle w:firstRow="0" w:lastRow="0" w:firstColumn="0" w:lastColumn="0" w:oddVBand="1" w:evenVBand="0" w:oddHBand="0" w:evenHBand="0" w:firstRowFirstColumn="0" w:firstRowLastColumn="0" w:lastRowFirstColumn="0" w:lastRowLastColumn="0"/>
            <w:tcW w:w="94.75pt" w:type="dxa"/>
          </w:tcPr>
          <w:p w14:paraId="130E216F" w14:textId="77777777" w:rsidR="00D94B6C" w:rsidRPr="00C83460" w:rsidRDefault="00D94B6C" w:rsidP="00B13EE1">
            <w:pPr>
              <w:spacing w:before="2pt" w:after="2pt"/>
              <w:rPr>
                <w:sz w:val="18"/>
                <w:szCs w:val="18"/>
              </w:rPr>
            </w:pPr>
            <w:r w:rsidRPr="00C83460">
              <w:rPr>
                <w:rFonts w:eastAsia="Times New Roman" w:cs="Times New Roman"/>
                <w:sz w:val="18"/>
                <w:szCs w:val="18"/>
              </w:rPr>
              <w:t>Startup folder entries, scheduled tasks, dropped executables</w:t>
            </w:r>
          </w:p>
        </w:tc>
      </w:tr>
      <w:tr w:rsidR="00D94B6C" w:rsidRPr="00C83460" w14:paraId="63EE3E6B" w14:textId="77777777" w:rsidTr="00E15413">
        <w:trPr>
          <w:cnfStyle w:firstRow="0" w:lastRow="0" w:firstColumn="0" w:lastColumn="0" w:oddVBand="0" w:evenVBand="0" w:oddHBand="0" w:evenHBand="1"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51.65pt" w:type="dxa"/>
            <w:shd w:val="clear" w:color="auto" w:fill="FFFFFF" w:themeFill="background1"/>
          </w:tcPr>
          <w:p w14:paraId="52B29679" w14:textId="77777777" w:rsidR="00D94B6C" w:rsidRPr="00C83460" w:rsidRDefault="00D94B6C" w:rsidP="00B13EE1">
            <w:pPr>
              <w:spacing w:before="2pt" w:after="2pt"/>
              <w:rPr>
                <w:sz w:val="18"/>
                <w:szCs w:val="18"/>
              </w:rPr>
            </w:pPr>
            <w:r w:rsidRPr="00C83460">
              <w:rPr>
                <w:rFonts w:eastAsia="Times New Roman" w:cs="Times New Roman"/>
                <w:sz w:val="18"/>
                <w:szCs w:val="18"/>
              </w:rPr>
              <w:t>Forensic Evidence</w:t>
            </w:r>
          </w:p>
        </w:tc>
        <w:tc>
          <w:tcPr>
            <w:tcW w:w="92.10pt" w:type="dxa"/>
            <w:shd w:val="clear" w:color="auto" w:fill="FFFFFF" w:themeFill="background1"/>
          </w:tcPr>
          <w:p w14:paraId="284376CD" w14:textId="77777777" w:rsidR="00D94B6C" w:rsidRPr="00C83460" w:rsidRDefault="00D94B6C" w:rsidP="00B13EE1">
            <w:pPr>
              <w:spacing w:before="2pt" w:after="2pt"/>
              <w:cnfStyle w:firstRow="0" w:lastRow="0" w:firstColumn="0" w:lastColumn="0" w:oddVBand="0" w:evenVBand="0" w:oddHBand="0" w:evenHBand="1" w:firstRowFirstColumn="0" w:firstRowLastColumn="0" w:lastRowFirstColumn="0" w:lastRowLastColumn="0"/>
              <w:rPr>
                <w:sz w:val="18"/>
                <w:szCs w:val="18"/>
              </w:rPr>
            </w:pPr>
            <w:r w:rsidRPr="00C83460">
              <w:rPr>
                <w:rFonts w:eastAsia="Times New Roman" w:cs="Times New Roman"/>
                <w:sz w:val="18"/>
                <w:szCs w:val="18"/>
              </w:rPr>
              <w:t>Memory-only artifacts; lost on reboot</w:t>
            </w:r>
          </w:p>
        </w:tc>
        <w:tc>
          <w:tcPr>
            <w:cnfStyle w:firstRow="0" w:lastRow="0" w:firstColumn="0" w:lastColumn="0" w:oddVBand="1" w:evenVBand="0" w:oddHBand="0" w:evenHBand="0" w:firstRowFirstColumn="0" w:firstRowLastColumn="0" w:lastRowFirstColumn="0" w:lastRowLastColumn="0"/>
            <w:tcW w:w="94.75pt" w:type="dxa"/>
            <w:shd w:val="clear" w:color="auto" w:fill="FFFFFF" w:themeFill="background1"/>
          </w:tcPr>
          <w:p w14:paraId="3F315DF4" w14:textId="77777777" w:rsidR="00D94B6C" w:rsidRPr="00C83460" w:rsidRDefault="00D94B6C" w:rsidP="00B13EE1">
            <w:pPr>
              <w:spacing w:before="2pt" w:after="2pt"/>
              <w:rPr>
                <w:sz w:val="18"/>
                <w:szCs w:val="18"/>
              </w:rPr>
            </w:pPr>
            <w:r w:rsidRPr="00C83460">
              <w:rPr>
                <w:rFonts w:eastAsia="Times New Roman" w:cs="Times New Roman"/>
                <w:sz w:val="18"/>
                <w:szCs w:val="18"/>
              </w:rPr>
              <w:t>On-disk artifacts: dropped files, registry entries, logs</w:t>
            </w:r>
          </w:p>
        </w:tc>
      </w:tr>
      <w:tr w:rsidR="00D94B6C" w:rsidRPr="00C83460" w14:paraId="091DA6FE" w14:textId="77777777" w:rsidTr="00E15413">
        <w:trPr>
          <w:cnfStyle w:firstRow="0" w:lastRow="0" w:firstColumn="0" w:lastColumn="0" w:oddVBand="0" w:evenVBand="0" w:oddHBand="1" w:evenHBand="0"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51.65pt" w:type="dxa"/>
          </w:tcPr>
          <w:p w14:paraId="45DD7479" w14:textId="77777777" w:rsidR="00D94B6C" w:rsidRPr="00C83460" w:rsidRDefault="00D94B6C" w:rsidP="00B13EE1">
            <w:pPr>
              <w:spacing w:before="2pt" w:after="2pt"/>
              <w:rPr>
                <w:sz w:val="18"/>
                <w:szCs w:val="18"/>
              </w:rPr>
            </w:pPr>
            <w:r w:rsidRPr="00C83460">
              <w:rPr>
                <w:rFonts w:eastAsia="Times New Roman" w:cs="Times New Roman"/>
                <w:sz w:val="18"/>
                <w:szCs w:val="18"/>
              </w:rPr>
              <w:t>Attack Speed</w:t>
            </w:r>
          </w:p>
        </w:tc>
        <w:tc>
          <w:tcPr>
            <w:tcW w:w="92.10pt" w:type="dxa"/>
          </w:tcPr>
          <w:p w14:paraId="5BCA2B7C" w14:textId="77777777" w:rsidR="00D94B6C" w:rsidRPr="00C83460" w:rsidRDefault="00D94B6C" w:rsidP="00B13EE1">
            <w:pPr>
              <w:spacing w:before="2pt" w:after="2pt"/>
              <w:cnfStyle w:firstRow="0" w:lastRow="0" w:firstColumn="0" w:lastColumn="0" w:oddVBand="0" w:evenVBand="0" w:oddHBand="1" w:evenHBand="0" w:firstRowFirstColumn="0" w:firstRowLastColumn="0" w:lastRowFirstColumn="0" w:lastRowLastColumn="0"/>
              <w:rPr>
                <w:sz w:val="18"/>
                <w:szCs w:val="18"/>
              </w:rPr>
            </w:pPr>
            <w:r w:rsidRPr="00C83460">
              <w:rPr>
                <w:rFonts w:eastAsia="Times New Roman" w:cs="Times New Roman"/>
                <w:sz w:val="18"/>
                <w:szCs w:val="18"/>
              </w:rPr>
              <w:t>Very fast — no disk I/O overhead</w:t>
            </w:r>
          </w:p>
        </w:tc>
        <w:tc>
          <w:tcPr>
            <w:cnfStyle w:firstRow="0" w:lastRow="0" w:firstColumn="0" w:lastColumn="0" w:oddVBand="1" w:evenVBand="0" w:oddHBand="0" w:evenHBand="0" w:firstRowFirstColumn="0" w:firstRowLastColumn="0" w:lastRowFirstColumn="0" w:lastRowLastColumn="0"/>
            <w:tcW w:w="94.75pt" w:type="dxa"/>
          </w:tcPr>
          <w:p w14:paraId="75F3129A" w14:textId="77777777" w:rsidR="00D94B6C" w:rsidRPr="00C83460" w:rsidRDefault="00D94B6C" w:rsidP="00B13EE1">
            <w:pPr>
              <w:spacing w:before="2pt" w:after="2pt"/>
              <w:rPr>
                <w:sz w:val="18"/>
                <w:szCs w:val="18"/>
              </w:rPr>
            </w:pPr>
            <w:r w:rsidRPr="00C83460">
              <w:rPr>
                <w:rFonts w:eastAsia="Times New Roman" w:cs="Times New Roman"/>
                <w:sz w:val="18"/>
                <w:szCs w:val="18"/>
              </w:rPr>
              <w:t xml:space="preserve">Moderate — requires file </w:t>
            </w:r>
            <w:proofErr w:type="gramStart"/>
            <w:r w:rsidRPr="00C83460">
              <w:rPr>
                <w:rFonts w:eastAsia="Times New Roman" w:cs="Times New Roman"/>
                <w:sz w:val="18"/>
                <w:szCs w:val="18"/>
              </w:rPr>
              <w:t>write</w:t>
            </w:r>
            <w:proofErr w:type="gramEnd"/>
            <w:r w:rsidRPr="00C83460">
              <w:rPr>
                <w:rFonts w:eastAsia="Times New Roman" w:cs="Times New Roman"/>
                <w:sz w:val="18"/>
                <w:szCs w:val="18"/>
              </w:rPr>
              <w:t xml:space="preserve"> + execution</w:t>
            </w:r>
          </w:p>
        </w:tc>
      </w:tr>
      <w:tr w:rsidR="00D94B6C" w:rsidRPr="00C83460" w14:paraId="75534B8A" w14:textId="77777777" w:rsidTr="00E15413">
        <w:trPr>
          <w:cnfStyle w:firstRow="0" w:lastRow="0" w:firstColumn="0" w:lastColumn="0" w:oddVBand="0" w:evenVBand="0" w:oddHBand="0" w:evenHBand="1"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51.65pt" w:type="dxa"/>
            <w:shd w:val="clear" w:color="auto" w:fill="FFFFFF" w:themeFill="background1"/>
          </w:tcPr>
          <w:p w14:paraId="519C1A4A" w14:textId="77777777" w:rsidR="00D94B6C" w:rsidRPr="00C83460" w:rsidRDefault="00D94B6C" w:rsidP="00B13EE1">
            <w:pPr>
              <w:spacing w:before="2pt" w:after="2pt"/>
              <w:rPr>
                <w:sz w:val="18"/>
                <w:szCs w:val="18"/>
              </w:rPr>
            </w:pPr>
            <w:r w:rsidRPr="00C83460">
              <w:rPr>
                <w:rFonts w:eastAsia="Times New Roman" w:cs="Times New Roman"/>
                <w:sz w:val="18"/>
                <w:szCs w:val="18"/>
              </w:rPr>
              <w:t>Detection Complexity</w:t>
            </w:r>
          </w:p>
        </w:tc>
        <w:tc>
          <w:tcPr>
            <w:tcW w:w="92.10pt" w:type="dxa"/>
            <w:shd w:val="clear" w:color="auto" w:fill="FFFFFF" w:themeFill="background1"/>
          </w:tcPr>
          <w:p w14:paraId="6CA975AD" w14:textId="77777777" w:rsidR="00D94B6C" w:rsidRPr="00C83460" w:rsidRDefault="00D94B6C" w:rsidP="00B13EE1">
            <w:pPr>
              <w:spacing w:before="2pt" w:after="2pt"/>
              <w:cnfStyle w:firstRow="0" w:lastRow="0" w:firstColumn="0" w:lastColumn="0" w:oddVBand="0" w:evenVBand="0" w:oddHBand="0" w:evenHBand="1" w:firstRowFirstColumn="0" w:firstRowLastColumn="0" w:lastRowFirstColumn="0" w:lastRowLastColumn="0"/>
              <w:rPr>
                <w:sz w:val="18"/>
                <w:szCs w:val="18"/>
              </w:rPr>
            </w:pPr>
            <w:r w:rsidRPr="00C83460">
              <w:rPr>
                <w:rFonts w:eastAsia="Times New Roman" w:cs="Times New Roman"/>
                <w:sz w:val="18"/>
                <w:szCs w:val="18"/>
              </w:rPr>
              <w:t>Very High — minimal disk footprint; evades AV</w:t>
            </w:r>
          </w:p>
        </w:tc>
        <w:tc>
          <w:tcPr>
            <w:cnfStyle w:firstRow="0" w:lastRow="0" w:firstColumn="0" w:lastColumn="0" w:oddVBand="1" w:evenVBand="0" w:oddHBand="0" w:evenHBand="0" w:firstRowFirstColumn="0" w:firstRowLastColumn="0" w:lastRowFirstColumn="0" w:lastRowLastColumn="0"/>
            <w:tcW w:w="94.75pt" w:type="dxa"/>
            <w:shd w:val="clear" w:color="auto" w:fill="FFFFFF" w:themeFill="background1"/>
          </w:tcPr>
          <w:p w14:paraId="3C146429" w14:textId="77777777" w:rsidR="00D94B6C" w:rsidRPr="00C83460" w:rsidRDefault="00D94B6C" w:rsidP="00B13EE1">
            <w:pPr>
              <w:spacing w:before="2pt" w:after="2pt"/>
              <w:rPr>
                <w:sz w:val="18"/>
                <w:szCs w:val="18"/>
              </w:rPr>
            </w:pPr>
            <w:r w:rsidRPr="00C83460">
              <w:rPr>
                <w:rFonts w:eastAsia="Times New Roman" w:cs="Times New Roman"/>
                <w:sz w:val="18"/>
                <w:szCs w:val="18"/>
              </w:rPr>
              <w:t>Moderate — disk artifacts available for analysis</w:t>
            </w:r>
          </w:p>
        </w:tc>
      </w:tr>
      <w:tr w:rsidR="00D94B6C" w:rsidRPr="00C83460" w14:paraId="25608E8B" w14:textId="77777777" w:rsidTr="00E15413">
        <w:trPr>
          <w:cnfStyle w:firstRow="0" w:lastRow="0" w:firstColumn="0" w:lastColumn="0" w:oddVBand="0" w:evenVBand="0" w:oddHBand="1" w:evenHBand="0"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51.65pt" w:type="dxa"/>
          </w:tcPr>
          <w:p w14:paraId="1785D463" w14:textId="77777777" w:rsidR="00D94B6C" w:rsidRPr="00C83460" w:rsidRDefault="00D94B6C" w:rsidP="00B13EE1">
            <w:pPr>
              <w:spacing w:before="2pt" w:after="2pt"/>
              <w:rPr>
                <w:sz w:val="18"/>
                <w:szCs w:val="18"/>
              </w:rPr>
            </w:pPr>
            <w:r w:rsidRPr="00C83460">
              <w:rPr>
                <w:rFonts w:eastAsia="Times New Roman" w:cs="Times New Roman"/>
                <w:sz w:val="18"/>
                <w:szCs w:val="18"/>
              </w:rPr>
              <w:t>Relevance to RAM-Based Detection</w:t>
            </w:r>
          </w:p>
        </w:tc>
        <w:tc>
          <w:tcPr>
            <w:tcW w:w="92.10pt" w:type="dxa"/>
          </w:tcPr>
          <w:p w14:paraId="04319922" w14:textId="77777777" w:rsidR="00D94B6C" w:rsidRPr="00C83460" w:rsidRDefault="00D94B6C" w:rsidP="00B13EE1">
            <w:pPr>
              <w:spacing w:before="2pt" w:after="2pt"/>
              <w:cnfStyle w:firstRow="0" w:lastRow="0" w:firstColumn="0" w:lastColumn="0" w:oddVBand="0" w:evenVBand="0" w:oddHBand="1" w:evenHBand="0" w:firstRowFirstColumn="0" w:firstRowLastColumn="0" w:lastRowFirstColumn="0" w:lastRowLastColumn="0"/>
              <w:rPr>
                <w:sz w:val="18"/>
                <w:szCs w:val="18"/>
              </w:rPr>
            </w:pPr>
            <w:r w:rsidRPr="00C83460">
              <w:rPr>
                <w:rFonts w:eastAsia="Times New Roman" w:cs="Times New Roman"/>
                <w:sz w:val="18"/>
                <w:szCs w:val="18"/>
              </w:rPr>
              <w:t>Critical — RAM is the only detection surface</w:t>
            </w:r>
          </w:p>
        </w:tc>
        <w:tc>
          <w:tcPr>
            <w:cnfStyle w:firstRow="0" w:lastRow="0" w:firstColumn="0" w:lastColumn="0" w:oddVBand="1" w:evenVBand="0" w:oddHBand="0" w:evenHBand="0" w:firstRowFirstColumn="0" w:firstRowLastColumn="0" w:lastRowFirstColumn="0" w:lastRowLastColumn="0"/>
            <w:tcW w:w="94.75pt" w:type="dxa"/>
          </w:tcPr>
          <w:p w14:paraId="7DCC658B" w14:textId="77777777" w:rsidR="00D94B6C" w:rsidRPr="00C83460" w:rsidRDefault="00D94B6C" w:rsidP="00B13EE1">
            <w:pPr>
              <w:spacing w:before="2pt" w:after="2pt"/>
              <w:rPr>
                <w:sz w:val="18"/>
                <w:szCs w:val="18"/>
              </w:rPr>
            </w:pPr>
            <w:r w:rsidRPr="00C83460">
              <w:rPr>
                <w:rFonts w:eastAsia="Times New Roman" w:cs="Times New Roman"/>
                <w:sz w:val="18"/>
                <w:szCs w:val="18"/>
              </w:rPr>
              <w:t>Hybrid — RAM + disk analysis both required</w:t>
            </w:r>
          </w:p>
        </w:tc>
      </w:tr>
    </w:tbl>
    <w:p w14:paraId="081FFC67" w14:textId="400BFA19" w:rsidR="00D94B6C" w:rsidRPr="004C74EB" w:rsidRDefault="00714BE9" w:rsidP="00D94B6C">
      <w:pPr>
        <w:spacing w:before="3pt" w:after="3pt"/>
        <w:jc w:val="both"/>
      </w:pPr>
      <w:r w:rsidRPr="00714BE9">
        <w:rPr>
          <w:rFonts w:eastAsia="Times New Roman"/>
        </w:rPr>
        <w:t xml:space="preserve">The fileless ransomware detection system needs RAM-based detection because it provides the sole available method for </w:t>
      </w:r>
      <w:r w:rsidRPr="00714BE9">
        <w:rPr>
          <w:rFonts w:eastAsia="Times New Roman"/>
        </w:rPr>
        <w:t xml:space="preserve">identifying this type of malware. The fileless variants of Ryuk Conti REvil Quantum and Hive execute their complete operation cycle in temporary memory because they do not create any permanent data on disk. A detection system for file-based ransomware needs to combine RAM analysis with disk monitoring to achieve effective detection. The ransomware attacks of WannaCry </w:t>
      </w:r>
      <w:proofErr w:type="spellStart"/>
      <w:r w:rsidRPr="00714BE9">
        <w:rPr>
          <w:rFonts w:eastAsia="Times New Roman"/>
        </w:rPr>
        <w:t>LockBit</w:t>
      </w:r>
      <w:proofErr w:type="spellEnd"/>
      <w:r w:rsidRPr="00714BE9">
        <w:rPr>
          <w:rFonts w:eastAsia="Times New Roman"/>
        </w:rPr>
        <w:t xml:space="preserve"> Maze Clop and </w:t>
      </w:r>
      <w:proofErr w:type="spellStart"/>
      <w:r w:rsidRPr="00714BE9">
        <w:rPr>
          <w:rFonts w:eastAsia="Times New Roman"/>
        </w:rPr>
        <w:t>DarkSide</w:t>
      </w:r>
      <w:proofErr w:type="spellEnd"/>
      <w:r w:rsidRPr="00714BE9">
        <w:rPr>
          <w:rFonts w:eastAsia="Times New Roman"/>
        </w:rPr>
        <w:t xml:space="preserve"> use memory-resident phases to bypass security systems while they collect credentials and stage data before the process of encryption begins which makes RAM analysis needed for all disk-resident ransomware types</w:t>
      </w:r>
      <w:r w:rsidR="00D94B6C" w:rsidRPr="004C74EB">
        <w:rPr>
          <w:rFonts w:eastAsia="Times New Roman"/>
        </w:rPr>
        <w:t>.</w:t>
      </w:r>
    </w:p>
    <w:p w14:paraId="4E22C00D" w14:textId="56B85C57" w:rsidR="00D94B6C" w:rsidRPr="004C74EB" w:rsidRDefault="00D94B6C" w:rsidP="00816AEB">
      <w:pPr>
        <w:pStyle w:val="Heading2"/>
        <w:ind w:start="14.40pt"/>
      </w:pPr>
      <w:r w:rsidRPr="004C74EB">
        <w:t xml:space="preserve"> Empirical Analysis of 10 Ransomware Samples (MalwareBazaar)</w:t>
      </w:r>
    </w:p>
    <w:p w14:paraId="262E9B40" w14:textId="6FAC1DFB" w:rsidR="00D94B6C" w:rsidRDefault="00987ACB" w:rsidP="00D94B6C">
      <w:pPr>
        <w:spacing w:before="3pt" w:after="3pt"/>
        <w:jc w:val="both"/>
        <w:rPr>
          <w:rFonts w:eastAsia="Times New Roman"/>
        </w:rPr>
      </w:pPr>
      <w:r w:rsidRPr="00987ACB">
        <w:rPr>
          <w:rFonts w:eastAsia="Times New Roman"/>
        </w:rPr>
        <w:t xml:space="preserve">Table VII displays the complete classification results of ten ransomware samples which were analyzed through </w:t>
      </w:r>
      <w:proofErr w:type="spellStart"/>
      <w:r w:rsidRPr="00987ACB">
        <w:rPr>
          <w:rFonts w:eastAsia="Times New Roman"/>
        </w:rPr>
        <w:t>VirusTotal</w:t>
      </w:r>
      <w:proofErr w:type="spellEnd"/>
      <w:r w:rsidRPr="00987ACB">
        <w:rPr>
          <w:rFonts w:eastAsia="Times New Roman"/>
        </w:rPr>
        <w:t xml:space="preserve"> after being collected from </w:t>
      </w:r>
      <w:proofErr w:type="spellStart"/>
      <w:r w:rsidRPr="00987ACB">
        <w:rPr>
          <w:rFonts w:eastAsia="Times New Roman"/>
        </w:rPr>
        <w:t>MalwareBazaar</w:t>
      </w:r>
      <w:proofErr w:type="spellEnd"/>
      <w:r w:rsidRPr="00987ACB">
        <w:rPr>
          <w:rFonts w:eastAsia="Times New Roman"/>
        </w:rPr>
        <w:t>. The samples were categorized according to their type and their main behavioral pattern which scientists determined through their actual operational performance</w:t>
      </w:r>
      <w:r w:rsidR="00D94B6C" w:rsidRPr="004C74EB">
        <w:rPr>
          <w:rFonts w:eastAsia="Times New Roman"/>
        </w:rPr>
        <w:t>.</w:t>
      </w:r>
    </w:p>
    <w:p w14:paraId="4AF7558C" w14:textId="77777777" w:rsidR="0024646B" w:rsidRPr="00654DBA" w:rsidRDefault="0024646B" w:rsidP="00654DBA">
      <w:pPr>
        <w:spacing w:before="4pt" w:after="2pt"/>
        <w:jc w:val="start"/>
        <w:rPr>
          <w:rFonts w:eastAsia="Times New Roman"/>
          <w:b/>
          <w:bCs/>
          <w:sz w:val="18"/>
          <w:szCs w:val="18"/>
        </w:rPr>
      </w:pPr>
      <w:r w:rsidRPr="00654DBA">
        <w:rPr>
          <w:rFonts w:eastAsia="Times New Roman"/>
          <w:b/>
          <w:bCs/>
          <w:sz w:val="18"/>
          <w:szCs w:val="18"/>
        </w:rPr>
        <w:t xml:space="preserve">TABLE VII </w:t>
      </w:r>
    </w:p>
    <w:p w14:paraId="6380661C" w14:textId="2E98C692" w:rsidR="0024646B" w:rsidRPr="00654DBA" w:rsidRDefault="00654DBA" w:rsidP="00654DBA">
      <w:pPr>
        <w:spacing w:before="4pt" w:after="2pt"/>
        <w:jc w:val="start"/>
        <w:rPr>
          <w:b/>
          <w:bCs/>
        </w:rPr>
      </w:pPr>
      <w:r w:rsidRPr="00654DBA">
        <w:rPr>
          <w:rFonts w:eastAsia="Times New Roman"/>
          <w:b/>
          <w:bCs/>
        </w:rPr>
        <w:t xml:space="preserve">Classification of analyzed </w:t>
      </w:r>
      <w:proofErr w:type="spellStart"/>
      <w:r w:rsidRPr="00654DBA">
        <w:rPr>
          <w:rFonts w:eastAsia="Times New Roman"/>
          <w:b/>
          <w:bCs/>
        </w:rPr>
        <w:t>malwarebazaar</w:t>
      </w:r>
      <w:proofErr w:type="spellEnd"/>
      <w:r w:rsidRPr="00654DBA">
        <w:rPr>
          <w:rFonts w:eastAsia="Times New Roman"/>
          <w:b/>
          <w:bCs/>
        </w:rPr>
        <w:t xml:space="preserve"> ransomware samples</w:t>
      </w:r>
    </w:p>
    <w:tbl>
      <w:tblPr>
        <w:tblStyle w:val="LightGrid-Accent1"/>
        <w:tblW w:w="247.60pt" w:type="dxa"/>
        <w:tblLook w:firstRow="1" w:lastRow="0" w:firstColumn="1" w:lastColumn="0" w:noHBand="0" w:noVBand="1"/>
      </w:tblPr>
      <w:tblGrid>
        <w:gridCol w:w="996"/>
        <w:gridCol w:w="767"/>
        <w:gridCol w:w="1356"/>
        <w:gridCol w:w="1833"/>
      </w:tblGrid>
      <w:tr w:rsidR="00665E4A" w:rsidRPr="00665E4A" w14:paraId="1E834498" w14:textId="77777777" w:rsidTr="0024646B">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49.80pt" w:type="dxa"/>
            <w:hideMark/>
          </w:tcPr>
          <w:p w14:paraId="58D48CC1" w14:textId="77777777" w:rsidR="00665E4A" w:rsidRPr="00665E4A" w:rsidRDefault="00665E4A" w:rsidP="00665E4A">
            <w:pPr>
              <w:jc w:val="both"/>
              <w:rPr>
                <w:rFonts w:ascii="Times New Roman" w:hAnsi="Times New Roman" w:cs="Times New Roman"/>
                <w:b w:val="0"/>
                <w:bCs w:val="0"/>
                <w:sz w:val="18"/>
                <w:szCs w:val="18"/>
                <w:lang w:val="en-IN"/>
              </w:rPr>
            </w:pPr>
            <w:r w:rsidRPr="00665E4A">
              <w:rPr>
                <w:rFonts w:ascii="Times New Roman" w:hAnsi="Times New Roman" w:cs="Times New Roman"/>
                <w:b w:val="0"/>
                <w:bCs w:val="0"/>
                <w:sz w:val="18"/>
                <w:szCs w:val="18"/>
                <w:lang w:val="en-IN"/>
              </w:rPr>
              <w:t>Ryuk</w:t>
            </w:r>
          </w:p>
        </w:tc>
        <w:tc>
          <w:tcPr>
            <w:tcW w:w="38.35pt" w:type="dxa"/>
            <w:hideMark/>
          </w:tcPr>
          <w:p w14:paraId="6D28AD7D" w14:textId="77777777" w:rsidR="00665E4A" w:rsidRPr="00665E4A" w:rsidRDefault="00665E4A" w:rsidP="00665E4A">
            <w:pPr>
              <w:jc w:val="both"/>
              <w:cnfStyle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lang w:val="en-IN"/>
              </w:rPr>
            </w:pPr>
            <w:r w:rsidRPr="00665E4A">
              <w:rPr>
                <w:rFonts w:ascii="Times New Roman" w:hAnsi="Times New Roman" w:cs="Times New Roman"/>
                <w:b w:val="0"/>
                <w:bCs w:val="0"/>
                <w:sz w:val="18"/>
                <w:szCs w:val="18"/>
                <w:lang w:val="en-IN"/>
              </w:rPr>
              <w:t>Fileless</w:t>
            </w:r>
          </w:p>
        </w:tc>
        <w:tc>
          <w:tcPr>
            <w:tcW w:w="67.80pt" w:type="dxa"/>
            <w:hideMark/>
          </w:tcPr>
          <w:p w14:paraId="4C948B65" w14:textId="77777777" w:rsidR="00665E4A" w:rsidRPr="00665E4A" w:rsidRDefault="00665E4A" w:rsidP="00665E4A">
            <w:pPr>
              <w:jc w:val="both"/>
              <w:cnfStyle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lang w:val="en-IN"/>
              </w:rPr>
            </w:pPr>
            <w:proofErr w:type="spellStart"/>
            <w:r w:rsidRPr="00665E4A">
              <w:rPr>
                <w:rFonts w:ascii="Times New Roman" w:hAnsi="Times New Roman" w:cs="Times New Roman"/>
                <w:b w:val="0"/>
                <w:bCs w:val="0"/>
                <w:sz w:val="18"/>
                <w:szCs w:val="18"/>
                <w:lang w:val="en-IN"/>
              </w:rPr>
              <w:t>MalwareBazaar</w:t>
            </w:r>
            <w:proofErr w:type="spellEnd"/>
            <w:r w:rsidRPr="00665E4A">
              <w:rPr>
                <w:rFonts w:ascii="Times New Roman" w:hAnsi="Times New Roman" w:cs="Times New Roman"/>
                <w:b w:val="0"/>
                <w:bCs w:val="0"/>
                <w:sz w:val="18"/>
                <w:szCs w:val="18"/>
                <w:lang w:val="en-IN"/>
              </w:rPr>
              <w:t xml:space="preserve"> / </w:t>
            </w:r>
            <w:proofErr w:type="spellStart"/>
            <w:r w:rsidRPr="00665E4A">
              <w:rPr>
                <w:rFonts w:ascii="Times New Roman" w:hAnsi="Times New Roman" w:cs="Times New Roman"/>
                <w:b w:val="0"/>
                <w:bCs w:val="0"/>
                <w:sz w:val="18"/>
                <w:szCs w:val="18"/>
                <w:lang w:val="en-IN"/>
              </w:rPr>
              <w:t>VirusTotal</w:t>
            </w:r>
            <w:proofErr w:type="spellEnd"/>
          </w:p>
        </w:tc>
        <w:tc>
          <w:tcPr>
            <w:tcW w:w="91.65pt" w:type="dxa"/>
            <w:hideMark/>
          </w:tcPr>
          <w:p w14:paraId="79B48C9C" w14:textId="77777777" w:rsidR="00665E4A" w:rsidRPr="00665E4A" w:rsidRDefault="00665E4A" w:rsidP="00665E4A">
            <w:pPr>
              <w:jc w:val="both"/>
              <w:cnfStyle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lang w:val="en-IN"/>
              </w:rPr>
            </w:pPr>
            <w:proofErr w:type="spellStart"/>
            <w:r w:rsidRPr="00665E4A">
              <w:rPr>
                <w:rFonts w:ascii="Times New Roman" w:hAnsi="Times New Roman" w:cs="Times New Roman"/>
                <w:b w:val="0"/>
                <w:bCs w:val="0"/>
                <w:sz w:val="18"/>
                <w:szCs w:val="18"/>
                <w:lang w:val="en-IN"/>
              </w:rPr>
              <w:t>svchost</w:t>
            </w:r>
            <w:proofErr w:type="spellEnd"/>
            <w:r w:rsidRPr="00665E4A">
              <w:rPr>
                <w:rFonts w:ascii="Times New Roman" w:hAnsi="Times New Roman" w:cs="Times New Roman"/>
                <w:b w:val="0"/>
                <w:bCs w:val="0"/>
                <w:sz w:val="18"/>
                <w:szCs w:val="18"/>
                <w:lang w:val="en-IN"/>
              </w:rPr>
              <w:t xml:space="preserve"> inject, WMI exec, shadow delete, exfiltration</w:t>
            </w:r>
          </w:p>
        </w:tc>
      </w:tr>
      <w:tr w:rsidR="00665E4A" w:rsidRPr="00665E4A" w14:paraId="6C366A7B" w14:textId="77777777" w:rsidTr="0024646B">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49.80pt" w:type="dxa"/>
            <w:hideMark/>
          </w:tcPr>
          <w:p w14:paraId="2CEB41E1" w14:textId="77777777" w:rsidR="00665E4A" w:rsidRPr="00665E4A" w:rsidRDefault="00665E4A" w:rsidP="00665E4A">
            <w:pPr>
              <w:jc w:val="both"/>
              <w:rPr>
                <w:rFonts w:ascii="Times New Roman" w:hAnsi="Times New Roman" w:cs="Times New Roman"/>
                <w:b w:val="0"/>
                <w:bCs w:val="0"/>
                <w:sz w:val="18"/>
                <w:szCs w:val="18"/>
                <w:lang w:val="en-IN"/>
              </w:rPr>
            </w:pPr>
            <w:r w:rsidRPr="00665E4A">
              <w:rPr>
                <w:rFonts w:ascii="Times New Roman" w:hAnsi="Times New Roman" w:cs="Times New Roman"/>
                <w:b w:val="0"/>
                <w:bCs w:val="0"/>
                <w:sz w:val="18"/>
                <w:szCs w:val="18"/>
                <w:lang w:val="en-IN"/>
              </w:rPr>
              <w:t>Conti</w:t>
            </w:r>
          </w:p>
        </w:tc>
        <w:tc>
          <w:tcPr>
            <w:tcW w:w="38.35pt" w:type="dxa"/>
            <w:hideMark/>
          </w:tcPr>
          <w:p w14:paraId="584B133A" w14:textId="77777777" w:rsidR="00665E4A" w:rsidRPr="00665E4A" w:rsidRDefault="00665E4A" w:rsidP="00665E4A">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665E4A">
              <w:rPr>
                <w:rFonts w:cs="Times New Roman"/>
                <w:sz w:val="18"/>
                <w:szCs w:val="18"/>
                <w:lang w:val="en-IN"/>
              </w:rPr>
              <w:t>Fileless</w:t>
            </w:r>
          </w:p>
        </w:tc>
        <w:tc>
          <w:tcPr>
            <w:tcW w:w="67.80pt" w:type="dxa"/>
            <w:hideMark/>
          </w:tcPr>
          <w:p w14:paraId="532D84A4" w14:textId="77777777" w:rsidR="00665E4A" w:rsidRPr="00665E4A" w:rsidRDefault="00665E4A" w:rsidP="00665E4A">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proofErr w:type="spellStart"/>
            <w:r w:rsidRPr="00665E4A">
              <w:rPr>
                <w:rFonts w:cs="Times New Roman"/>
                <w:sz w:val="18"/>
                <w:szCs w:val="18"/>
                <w:lang w:val="en-IN"/>
              </w:rPr>
              <w:t>MalwareBazaar</w:t>
            </w:r>
            <w:proofErr w:type="spellEnd"/>
            <w:r w:rsidRPr="00665E4A">
              <w:rPr>
                <w:rFonts w:cs="Times New Roman"/>
                <w:sz w:val="18"/>
                <w:szCs w:val="18"/>
                <w:lang w:val="en-IN"/>
              </w:rPr>
              <w:t xml:space="preserve"> / </w:t>
            </w:r>
            <w:proofErr w:type="spellStart"/>
            <w:r w:rsidRPr="00665E4A">
              <w:rPr>
                <w:rFonts w:cs="Times New Roman"/>
                <w:sz w:val="18"/>
                <w:szCs w:val="18"/>
                <w:lang w:val="en-IN"/>
              </w:rPr>
              <w:t>VirusTotal</w:t>
            </w:r>
            <w:proofErr w:type="spellEnd"/>
          </w:p>
        </w:tc>
        <w:tc>
          <w:tcPr>
            <w:tcW w:w="91.65pt" w:type="dxa"/>
            <w:hideMark/>
          </w:tcPr>
          <w:p w14:paraId="144668FD" w14:textId="77777777" w:rsidR="00665E4A" w:rsidRPr="00665E4A" w:rsidRDefault="00665E4A" w:rsidP="00665E4A">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665E4A">
              <w:rPr>
                <w:rFonts w:cs="Times New Roman"/>
                <w:sz w:val="18"/>
                <w:szCs w:val="18"/>
                <w:lang w:val="en-IN"/>
              </w:rPr>
              <w:t>CONHOST hide, WMIC delete, fake services, extortion</w:t>
            </w:r>
          </w:p>
        </w:tc>
      </w:tr>
      <w:tr w:rsidR="00665E4A" w:rsidRPr="00665E4A" w14:paraId="3A7F5598" w14:textId="77777777" w:rsidTr="0024646B">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49.80pt" w:type="dxa"/>
            <w:hideMark/>
          </w:tcPr>
          <w:p w14:paraId="7E9FCFD7" w14:textId="77777777" w:rsidR="00665E4A" w:rsidRPr="00665E4A" w:rsidRDefault="00665E4A" w:rsidP="00665E4A">
            <w:pPr>
              <w:jc w:val="both"/>
              <w:rPr>
                <w:rFonts w:ascii="Times New Roman" w:hAnsi="Times New Roman" w:cs="Times New Roman"/>
                <w:b w:val="0"/>
                <w:bCs w:val="0"/>
                <w:sz w:val="18"/>
                <w:szCs w:val="18"/>
                <w:lang w:val="en-IN"/>
              </w:rPr>
            </w:pPr>
            <w:r w:rsidRPr="00665E4A">
              <w:rPr>
                <w:rFonts w:ascii="Times New Roman" w:hAnsi="Times New Roman" w:cs="Times New Roman"/>
                <w:b w:val="0"/>
                <w:bCs w:val="0"/>
                <w:sz w:val="18"/>
                <w:szCs w:val="18"/>
                <w:lang w:val="en-IN"/>
              </w:rPr>
              <w:t>REvil</w:t>
            </w:r>
          </w:p>
        </w:tc>
        <w:tc>
          <w:tcPr>
            <w:tcW w:w="38.35pt" w:type="dxa"/>
            <w:hideMark/>
          </w:tcPr>
          <w:p w14:paraId="53F55F52" w14:textId="77777777" w:rsidR="00665E4A" w:rsidRPr="00665E4A" w:rsidRDefault="00665E4A" w:rsidP="00665E4A">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665E4A">
              <w:rPr>
                <w:rFonts w:cs="Times New Roman"/>
                <w:sz w:val="18"/>
                <w:szCs w:val="18"/>
                <w:lang w:val="en-IN"/>
              </w:rPr>
              <w:t>Fileless</w:t>
            </w:r>
          </w:p>
        </w:tc>
        <w:tc>
          <w:tcPr>
            <w:tcW w:w="67.80pt" w:type="dxa"/>
            <w:hideMark/>
          </w:tcPr>
          <w:p w14:paraId="07569C24" w14:textId="77777777" w:rsidR="00665E4A" w:rsidRPr="00665E4A" w:rsidRDefault="00665E4A" w:rsidP="00665E4A">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proofErr w:type="spellStart"/>
            <w:r w:rsidRPr="00665E4A">
              <w:rPr>
                <w:rFonts w:cs="Times New Roman"/>
                <w:sz w:val="18"/>
                <w:szCs w:val="18"/>
                <w:lang w:val="en-IN"/>
              </w:rPr>
              <w:t>MalwareBazaar</w:t>
            </w:r>
            <w:proofErr w:type="spellEnd"/>
            <w:r w:rsidRPr="00665E4A">
              <w:rPr>
                <w:rFonts w:cs="Times New Roman"/>
                <w:sz w:val="18"/>
                <w:szCs w:val="18"/>
                <w:lang w:val="en-IN"/>
              </w:rPr>
              <w:t xml:space="preserve"> / </w:t>
            </w:r>
            <w:proofErr w:type="spellStart"/>
            <w:r w:rsidRPr="00665E4A">
              <w:rPr>
                <w:rFonts w:cs="Times New Roman"/>
                <w:sz w:val="18"/>
                <w:szCs w:val="18"/>
                <w:lang w:val="en-IN"/>
              </w:rPr>
              <w:t>VirusTotal</w:t>
            </w:r>
            <w:proofErr w:type="spellEnd"/>
          </w:p>
        </w:tc>
        <w:tc>
          <w:tcPr>
            <w:tcW w:w="91.65pt" w:type="dxa"/>
            <w:hideMark/>
          </w:tcPr>
          <w:p w14:paraId="20B0D245" w14:textId="77777777" w:rsidR="00665E4A" w:rsidRPr="00665E4A" w:rsidRDefault="00665E4A" w:rsidP="00665E4A">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proofErr w:type="spellStart"/>
            <w:r w:rsidRPr="00665E4A">
              <w:rPr>
                <w:rFonts w:cs="Times New Roman"/>
                <w:sz w:val="18"/>
                <w:szCs w:val="18"/>
                <w:lang w:val="en-IN"/>
              </w:rPr>
              <w:t>ESXi</w:t>
            </w:r>
            <w:proofErr w:type="spellEnd"/>
            <w:r w:rsidRPr="00665E4A">
              <w:rPr>
                <w:rFonts w:cs="Times New Roman"/>
                <w:sz w:val="18"/>
                <w:szCs w:val="18"/>
                <w:lang w:val="en-IN"/>
              </w:rPr>
              <w:t xml:space="preserve"> target, VM kill, /</w:t>
            </w:r>
            <w:proofErr w:type="spellStart"/>
            <w:r w:rsidRPr="00665E4A">
              <w:rPr>
                <w:rFonts w:cs="Times New Roman"/>
                <w:sz w:val="18"/>
                <w:szCs w:val="18"/>
                <w:lang w:val="en-IN"/>
              </w:rPr>
              <w:t>tmp</w:t>
            </w:r>
            <w:proofErr w:type="spellEnd"/>
            <w:r w:rsidRPr="00665E4A">
              <w:rPr>
                <w:rFonts w:cs="Times New Roman"/>
                <w:sz w:val="18"/>
                <w:szCs w:val="18"/>
                <w:lang w:val="en-IN"/>
              </w:rPr>
              <w:t xml:space="preserve"> exec, extortion</w:t>
            </w:r>
          </w:p>
        </w:tc>
      </w:tr>
      <w:tr w:rsidR="00665E4A" w:rsidRPr="00665E4A" w14:paraId="3E64F661" w14:textId="77777777" w:rsidTr="0024646B">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49.80pt" w:type="dxa"/>
            <w:hideMark/>
          </w:tcPr>
          <w:p w14:paraId="4203685C" w14:textId="77777777" w:rsidR="00665E4A" w:rsidRPr="00665E4A" w:rsidRDefault="00665E4A" w:rsidP="00665E4A">
            <w:pPr>
              <w:jc w:val="both"/>
              <w:rPr>
                <w:rFonts w:ascii="Times New Roman" w:hAnsi="Times New Roman" w:cs="Times New Roman"/>
                <w:b w:val="0"/>
                <w:bCs w:val="0"/>
                <w:sz w:val="18"/>
                <w:szCs w:val="18"/>
                <w:lang w:val="en-IN"/>
              </w:rPr>
            </w:pPr>
            <w:r w:rsidRPr="00665E4A">
              <w:rPr>
                <w:rFonts w:ascii="Times New Roman" w:hAnsi="Times New Roman" w:cs="Times New Roman"/>
                <w:b w:val="0"/>
                <w:bCs w:val="0"/>
                <w:sz w:val="18"/>
                <w:szCs w:val="18"/>
                <w:lang w:val="en-IN"/>
              </w:rPr>
              <w:t>Quantum</w:t>
            </w:r>
          </w:p>
        </w:tc>
        <w:tc>
          <w:tcPr>
            <w:tcW w:w="38.35pt" w:type="dxa"/>
            <w:hideMark/>
          </w:tcPr>
          <w:p w14:paraId="17C7577C" w14:textId="77777777" w:rsidR="00665E4A" w:rsidRPr="00665E4A" w:rsidRDefault="00665E4A" w:rsidP="00665E4A">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665E4A">
              <w:rPr>
                <w:rFonts w:cs="Times New Roman"/>
                <w:sz w:val="18"/>
                <w:szCs w:val="18"/>
                <w:lang w:val="en-IN"/>
              </w:rPr>
              <w:t>Fileless</w:t>
            </w:r>
          </w:p>
        </w:tc>
        <w:tc>
          <w:tcPr>
            <w:tcW w:w="67.80pt" w:type="dxa"/>
            <w:hideMark/>
          </w:tcPr>
          <w:p w14:paraId="5573DD27" w14:textId="77777777" w:rsidR="00665E4A" w:rsidRPr="00665E4A" w:rsidRDefault="00665E4A" w:rsidP="00665E4A">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proofErr w:type="spellStart"/>
            <w:r w:rsidRPr="00665E4A">
              <w:rPr>
                <w:rFonts w:cs="Times New Roman"/>
                <w:sz w:val="18"/>
                <w:szCs w:val="18"/>
                <w:lang w:val="en-IN"/>
              </w:rPr>
              <w:t>MalwareBazaar</w:t>
            </w:r>
            <w:proofErr w:type="spellEnd"/>
            <w:r w:rsidRPr="00665E4A">
              <w:rPr>
                <w:rFonts w:cs="Times New Roman"/>
                <w:sz w:val="18"/>
                <w:szCs w:val="18"/>
                <w:lang w:val="en-IN"/>
              </w:rPr>
              <w:t xml:space="preserve"> / </w:t>
            </w:r>
            <w:proofErr w:type="spellStart"/>
            <w:r w:rsidRPr="00665E4A">
              <w:rPr>
                <w:rFonts w:cs="Times New Roman"/>
                <w:sz w:val="18"/>
                <w:szCs w:val="18"/>
                <w:lang w:val="en-IN"/>
              </w:rPr>
              <w:t>VirusTotal</w:t>
            </w:r>
            <w:proofErr w:type="spellEnd"/>
          </w:p>
        </w:tc>
        <w:tc>
          <w:tcPr>
            <w:tcW w:w="91.65pt" w:type="dxa"/>
            <w:hideMark/>
          </w:tcPr>
          <w:p w14:paraId="58F80858" w14:textId="77777777" w:rsidR="00665E4A" w:rsidRPr="00665E4A" w:rsidRDefault="00665E4A" w:rsidP="00665E4A">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665E4A">
              <w:rPr>
                <w:rFonts w:cs="Times New Roman"/>
                <w:sz w:val="18"/>
                <w:szCs w:val="18"/>
                <w:lang w:val="en-IN"/>
              </w:rPr>
              <w:t>DLL hijack, rundll32, RAM-only</w:t>
            </w:r>
          </w:p>
        </w:tc>
      </w:tr>
      <w:tr w:rsidR="00665E4A" w:rsidRPr="00665E4A" w14:paraId="6C73C6EF" w14:textId="77777777" w:rsidTr="0024646B">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49.80pt" w:type="dxa"/>
            <w:hideMark/>
          </w:tcPr>
          <w:p w14:paraId="424CBBFB" w14:textId="77777777" w:rsidR="00665E4A" w:rsidRPr="00665E4A" w:rsidRDefault="00665E4A" w:rsidP="00665E4A">
            <w:pPr>
              <w:jc w:val="both"/>
              <w:rPr>
                <w:rFonts w:ascii="Times New Roman" w:hAnsi="Times New Roman" w:cs="Times New Roman"/>
                <w:b w:val="0"/>
                <w:bCs w:val="0"/>
                <w:sz w:val="18"/>
                <w:szCs w:val="18"/>
                <w:lang w:val="en-IN"/>
              </w:rPr>
            </w:pPr>
            <w:r w:rsidRPr="00665E4A">
              <w:rPr>
                <w:rFonts w:ascii="Times New Roman" w:hAnsi="Times New Roman" w:cs="Times New Roman"/>
                <w:b w:val="0"/>
                <w:bCs w:val="0"/>
                <w:sz w:val="18"/>
                <w:szCs w:val="18"/>
                <w:lang w:val="en-IN"/>
              </w:rPr>
              <w:t>Hive</w:t>
            </w:r>
          </w:p>
        </w:tc>
        <w:tc>
          <w:tcPr>
            <w:tcW w:w="38.35pt" w:type="dxa"/>
            <w:hideMark/>
          </w:tcPr>
          <w:p w14:paraId="14D476BC" w14:textId="77777777" w:rsidR="00665E4A" w:rsidRPr="00665E4A" w:rsidRDefault="00665E4A" w:rsidP="00665E4A">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665E4A">
              <w:rPr>
                <w:rFonts w:cs="Times New Roman"/>
                <w:sz w:val="18"/>
                <w:szCs w:val="18"/>
                <w:lang w:val="en-IN"/>
              </w:rPr>
              <w:t>Fileless</w:t>
            </w:r>
          </w:p>
        </w:tc>
        <w:tc>
          <w:tcPr>
            <w:tcW w:w="67.80pt" w:type="dxa"/>
            <w:hideMark/>
          </w:tcPr>
          <w:p w14:paraId="35DBC903" w14:textId="77777777" w:rsidR="00665E4A" w:rsidRPr="00665E4A" w:rsidRDefault="00665E4A" w:rsidP="00665E4A">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proofErr w:type="spellStart"/>
            <w:r w:rsidRPr="00665E4A">
              <w:rPr>
                <w:rFonts w:cs="Times New Roman"/>
                <w:sz w:val="18"/>
                <w:szCs w:val="18"/>
                <w:lang w:val="en-IN"/>
              </w:rPr>
              <w:t>MalwareBazaar</w:t>
            </w:r>
            <w:proofErr w:type="spellEnd"/>
            <w:r w:rsidRPr="00665E4A">
              <w:rPr>
                <w:rFonts w:cs="Times New Roman"/>
                <w:sz w:val="18"/>
                <w:szCs w:val="18"/>
                <w:lang w:val="en-IN"/>
              </w:rPr>
              <w:t xml:space="preserve"> / </w:t>
            </w:r>
            <w:proofErr w:type="spellStart"/>
            <w:r w:rsidRPr="00665E4A">
              <w:rPr>
                <w:rFonts w:cs="Times New Roman"/>
                <w:sz w:val="18"/>
                <w:szCs w:val="18"/>
                <w:lang w:val="en-IN"/>
              </w:rPr>
              <w:t>VirusTotal</w:t>
            </w:r>
            <w:proofErr w:type="spellEnd"/>
          </w:p>
        </w:tc>
        <w:tc>
          <w:tcPr>
            <w:tcW w:w="91.65pt" w:type="dxa"/>
            <w:hideMark/>
          </w:tcPr>
          <w:p w14:paraId="4BBB5334" w14:textId="77777777" w:rsidR="00665E4A" w:rsidRPr="00665E4A" w:rsidRDefault="00665E4A" w:rsidP="00665E4A">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665E4A">
              <w:rPr>
                <w:rFonts w:cs="Times New Roman"/>
                <w:sz w:val="18"/>
                <w:szCs w:val="18"/>
                <w:lang w:val="en-IN"/>
              </w:rPr>
              <w:t>memory exec, WMI remote, service hijack</w:t>
            </w:r>
          </w:p>
        </w:tc>
      </w:tr>
      <w:tr w:rsidR="00665E4A" w:rsidRPr="00665E4A" w14:paraId="2F4ECB85" w14:textId="77777777" w:rsidTr="0024646B">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49.80pt" w:type="dxa"/>
            <w:hideMark/>
          </w:tcPr>
          <w:p w14:paraId="30A39EE2" w14:textId="77777777" w:rsidR="00665E4A" w:rsidRPr="00665E4A" w:rsidRDefault="00665E4A" w:rsidP="00665E4A">
            <w:pPr>
              <w:jc w:val="both"/>
              <w:rPr>
                <w:rFonts w:ascii="Times New Roman" w:hAnsi="Times New Roman" w:cs="Times New Roman"/>
                <w:b w:val="0"/>
                <w:bCs w:val="0"/>
                <w:sz w:val="18"/>
                <w:szCs w:val="18"/>
                <w:lang w:val="en-IN"/>
              </w:rPr>
            </w:pPr>
            <w:r w:rsidRPr="00665E4A">
              <w:rPr>
                <w:rFonts w:ascii="Times New Roman" w:hAnsi="Times New Roman" w:cs="Times New Roman"/>
                <w:b w:val="0"/>
                <w:bCs w:val="0"/>
                <w:sz w:val="18"/>
                <w:szCs w:val="18"/>
                <w:lang w:val="en-IN"/>
              </w:rPr>
              <w:t>WannaCry</w:t>
            </w:r>
          </w:p>
        </w:tc>
        <w:tc>
          <w:tcPr>
            <w:tcW w:w="38.35pt" w:type="dxa"/>
            <w:hideMark/>
          </w:tcPr>
          <w:p w14:paraId="101318D9" w14:textId="77777777" w:rsidR="00665E4A" w:rsidRPr="00665E4A" w:rsidRDefault="00665E4A" w:rsidP="00665E4A">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665E4A">
              <w:rPr>
                <w:rFonts w:cs="Times New Roman"/>
                <w:sz w:val="18"/>
                <w:szCs w:val="18"/>
                <w:lang w:val="en-IN"/>
              </w:rPr>
              <w:t>File-Based</w:t>
            </w:r>
          </w:p>
        </w:tc>
        <w:tc>
          <w:tcPr>
            <w:tcW w:w="67.80pt" w:type="dxa"/>
            <w:hideMark/>
          </w:tcPr>
          <w:p w14:paraId="47AD0104" w14:textId="77777777" w:rsidR="00665E4A" w:rsidRPr="00665E4A" w:rsidRDefault="00665E4A" w:rsidP="00665E4A">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proofErr w:type="spellStart"/>
            <w:r w:rsidRPr="00665E4A">
              <w:rPr>
                <w:rFonts w:cs="Times New Roman"/>
                <w:sz w:val="18"/>
                <w:szCs w:val="18"/>
                <w:lang w:val="en-IN"/>
              </w:rPr>
              <w:t>MalwareBazaar</w:t>
            </w:r>
            <w:proofErr w:type="spellEnd"/>
            <w:r w:rsidRPr="00665E4A">
              <w:rPr>
                <w:rFonts w:cs="Times New Roman"/>
                <w:sz w:val="18"/>
                <w:szCs w:val="18"/>
                <w:lang w:val="en-IN"/>
              </w:rPr>
              <w:t xml:space="preserve"> / </w:t>
            </w:r>
            <w:proofErr w:type="spellStart"/>
            <w:r w:rsidRPr="00665E4A">
              <w:rPr>
                <w:rFonts w:cs="Times New Roman"/>
                <w:sz w:val="18"/>
                <w:szCs w:val="18"/>
                <w:lang w:val="en-IN"/>
              </w:rPr>
              <w:t>VirusTotal</w:t>
            </w:r>
            <w:proofErr w:type="spellEnd"/>
          </w:p>
        </w:tc>
        <w:tc>
          <w:tcPr>
            <w:tcW w:w="91.65pt" w:type="dxa"/>
            <w:hideMark/>
          </w:tcPr>
          <w:p w14:paraId="530CDB88" w14:textId="77777777" w:rsidR="00665E4A" w:rsidRPr="00665E4A" w:rsidRDefault="00665E4A" w:rsidP="00665E4A">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proofErr w:type="spellStart"/>
            <w:r w:rsidRPr="00665E4A">
              <w:rPr>
                <w:rFonts w:cs="Times New Roman"/>
                <w:sz w:val="18"/>
                <w:szCs w:val="18"/>
                <w:lang w:val="en-IN"/>
              </w:rPr>
              <w:t>EternalBlue</w:t>
            </w:r>
            <w:proofErr w:type="spellEnd"/>
            <w:r w:rsidRPr="00665E4A">
              <w:rPr>
                <w:rFonts w:cs="Times New Roman"/>
                <w:sz w:val="18"/>
                <w:szCs w:val="18"/>
                <w:lang w:val="en-IN"/>
              </w:rPr>
              <w:t>, .exe drop, SMB spread</w:t>
            </w:r>
          </w:p>
        </w:tc>
      </w:tr>
      <w:tr w:rsidR="00665E4A" w:rsidRPr="00665E4A" w14:paraId="26FCBA86" w14:textId="77777777" w:rsidTr="0024646B">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49.80pt" w:type="dxa"/>
            <w:hideMark/>
          </w:tcPr>
          <w:p w14:paraId="7CE2825B" w14:textId="77777777" w:rsidR="00665E4A" w:rsidRPr="00665E4A" w:rsidRDefault="00665E4A" w:rsidP="00665E4A">
            <w:pPr>
              <w:jc w:val="both"/>
              <w:rPr>
                <w:rFonts w:ascii="Times New Roman" w:hAnsi="Times New Roman" w:cs="Times New Roman"/>
                <w:b w:val="0"/>
                <w:bCs w:val="0"/>
                <w:sz w:val="18"/>
                <w:szCs w:val="18"/>
                <w:lang w:val="en-IN"/>
              </w:rPr>
            </w:pPr>
            <w:proofErr w:type="spellStart"/>
            <w:r w:rsidRPr="00665E4A">
              <w:rPr>
                <w:rFonts w:ascii="Times New Roman" w:hAnsi="Times New Roman" w:cs="Times New Roman"/>
                <w:b w:val="0"/>
                <w:bCs w:val="0"/>
                <w:sz w:val="18"/>
                <w:szCs w:val="18"/>
                <w:lang w:val="en-IN"/>
              </w:rPr>
              <w:t>LockBit</w:t>
            </w:r>
            <w:proofErr w:type="spellEnd"/>
          </w:p>
        </w:tc>
        <w:tc>
          <w:tcPr>
            <w:tcW w:w="38.35pt" w:type="dxa"/>
            <w:hideMark/>
          </w:tcPr>
          <w:p w14:paraId="18AFE37C" w14:textId="77777777" w:rsidR="00665E4A" w:rsidRPr="00665E4A" w:rsidRDefault="00665E4A" w:rsidP="00665E4A">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665E4A">
              <w:rPr>
                <w:rFonts w:cs="Times New Roman"/>
                <w:sz w:val="18"/>
                <w:szCs w:val="18"/>
                <w:lang w:val="en-IN"/>
              </w:rPr>
              <w:t>File-Based</w:t>
            </w:r>
          </w:p>
        </w:tc>
        <w:tc>
          <w:tcPr>
            <w:tcW w:w="67.80pt" w:type="dxa"/>
            <w:hideMark/>
          </w:tcPr>
          <w:p w14:paraId="2EB6BA6E" w14:textId="77777777" w:rsidR="00665E4A" w:rsidRPr="00665E4A" w:rsidRDefault="00665E4A" w:rsidP="00665E4A">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proofErr w:type="spellStart"/>
            <w:r w:rsidRPr="00665E4A">
              <w:rPr>
                <w:rFonts w:cs="Times New Roman"/>
                <w:sz w:val="18"/>
                <w:szCs w:val="18"/>
                <w:lang w:val="en-IN"/>
              </w:rPr>
              <w:t>MalwareBazaar</w:t>
            </w:r>
            <w:proofErr w:type="spellEnd"/>
            <w:r w:rsidRPr="00665E4A">
              <w:rPr>
                <w:rFonts w:cs="Times New Roman"/>
                <w:sz w:val="18"/>
                <w:szCs w:val="18"/>
                <w:lang w:val="en-IN"/>
              </w:rPr>
              <w:t xml:space="preserve"> / </w:t>
            </w:r>
            <w:proofErr w:type="spellStart"/>
            <w:r w:rsidRPr="00665E4A">
              <w:rPr>
                <w:rFonts w:cs="Times New Roman"/>
                <w:sz w:val="18"/>
                <w:szCs w:val="18"/>
                <w:lang w:val="en-IN"/>
              </w:rPr>
              <w:t>VirusTotal</w:t>
            </w:r>
            <w:proofErr w:type="spellEnd"/>
          </w:p>
        </w:tc>
        <w:tc>
          <w:tcPr>
            <w:tcW w:w="91.65pt" w:type="dxa"/>
            <w:hideMark/>
          </w:tcPr>
          <w:p w14:paraId="331AD226" w14:textId="77777777" w:rsidR="00665E4A" w:rsidRPr="00665E4A" w:rsidRDefault="00665E4A" w:rsidP="00665E4A">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proofErr w:type="spellStart"/>
            <w:r w:rsidRPr="00665E4A">
              <w:rPr>
                <w:rFonts w:cs="Times New Roman"/>
                <w:sz w:val="18"/>
                <w:szCs w:val="18"/>
                <w:lang w:val="en-IN"/>
              </w:rPr>
              <w:t>dll</w:t>
            </w:r>
            <w:proofErr w:type="spellEnd"/>
            <w:r w:rsidRPr="00665E4A">
              <w:rPr>
                <w:rFonts w:cs="Times New Roman"/>
                <w:sz w:val="18"/>
                <w:szCs w:val="18"/>
                <w:lang w:val="en-IN"/>
              </w:rPr>
              <w:t xml:space="preserve"> hijack, drop copies, network spread</w:t>
            </w:r>
          </w:p>
        </w:tc>
      </w:tr>
      <w:tr w:rsidR="00665E4A" w:rsidRPr="00665E4A" w14:paraId="5CDE4EA0" w14:textId="77777777" w:rsidTr="0024646B">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49.80pt" w:type="dxa"/>
            <w:hideMark/>
          </w:tcPr>
          <w:p w14:paraId="488C5B6E" w14:textId="77777777" w:rsidR="00665E4A" w:rsidRPr="00665E4A" w:rsidRDefault="00665E4A" w:rsidP="00665E4A">
            <w:pPr>
              <w:jc w:val="both"/>
              <w:rPr>
                <w:rFonts w:ascii="Times New Roman" w:hAnsi="Times New Roman" w:cs="Times New Roman"/>
                <w:b w:val="0"/>
                <w:bCs w:val="0"/>
                <w:sz w:val="18"/>
                <w:szCs w:val="18"/>
                <w:lang w:val="en-IN"/>
              </w:rPr>
            </w:pPr>
            <w:r w:rsidRPr="00665E4A">
              <w:rPr>
                <w:rFonts w:ascii="Times New Roman" w:hAnsi="Times New Roman" w:cs="Times New Roman"/>
                <w:b w:val="0"/>
                <w:bCs w:val="0"/>
                <w:sz w:val="18"/>
                <w:szCs w:val="18"/>
                <w:lang w:val="en-IN"/>
              </w:rPr>
              <w:t>Maze</w:t>
            </w:r>
          </w:p>
        </w:tc>
        <w:tc>
          <w:tcPr>
            <w:tcW w:w="38.35pt" w:type="dxa"/>
            <w:hideMark/>
          </w:tcPr>
          <w:p w14:paraId="4B9C6001" w14:textId="77777777" w:rsidR="00665E4A" w:rsidRPr="00665E4A" w:rsidRDefault="00665E4A" w:rsidP="00665E4A">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665E4A">
              <w:rPr>
                <w:rFonts w:cs="Times New Roman"/>
                <w:sz w:val="18"/>
                <w:szCs w:val="18"/>
                <w:lang w:val="en-IN"/>
              </w:rPr>
              <w:t>File-Based</w:t>
            </w:r>
          </w:p>
        </w:tc>
        <w:tc>
          <w:tcPr>
            <w:tcW w:w="67.80pt" w:type="dxa"/>
            <w:hideMark/>
          </w:tcPr>
          <w:p w14:paraId="491BE66C" w14:textId="77777777" w:rsidR="00665E4A" w:rsidRPr="00665E4A" w:rsidRDefault="00665E4A" w:rsidP="00665E4A">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proofErr w:type="spellStart"/>
            <w:r w:rsidRPr="00665E4A">
              <w:rPr>
                <w:rFonts w:cs="Times New Roman"/>
                <w:sz w:val="18"/>
                <w:szCs w:val="18"/>
                <w:lang w:val="en-IN"/>
              </w:rPr>
              <w:t>MalwareBazaar</w:t>
            </w:r>
            <w:proofErr w:type="spellEnd"/>
            <w:r w:rsidRPr="00665E4A">
              <w:rPr>
                <w:rFonts w:cs="Times New Roman"/>
                <w:sz w:val="18"/>
                <w:szCs w:val="18"/>
                <w:lang w:val="en-IN"/>
              </w:rPr>
              <w:t xml:space="preserve"> / </w:t>
            </w:r>
            <w:proofErr w:type="spellStart"/>
            <w:r w:rsidRPr="00665E4A">
              <w:rPr>
                <w:rFonts w:cs="Times New Roman"/>
                <w:sz w:val="18"/>
                <w:szCs w:val="18"/>
                <w:lang w:val="en-IN"/>
              </w:rPr>
              <w:t>VirusTotal</w:t>
            </w:r>
            <w:proofErr w:type="spellEnd"/>
          </w:p>
        </w:tc>
        <w:tc>
          <w:tcPr>
            <w:tcW w:w="91.65pt" w:type="dxa"/>
            <w:hideMark/>
          </w:tcPr>
          <w:p w14:paraId="4E6391D4" w14:textId="77777777" w:rsidR="00665E4A" w:rsidRPr="00665E4A" w:rsidRDefault="00665E4A" w:rsidP="00665E4A">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665E4A">
              <w:rPr>
                <w:rFonts w:cs="Times New Roman"/>
                <w:sz w:val="18"/>
                <w:szCs w:val="18"/>
                <w:lang w:val="en-IN"/>
              </w:rPr>
              <w:t>exe drop, security disable, recon</w:t>
            </w:r>
          </w:p>
        </w:tc>
      </w:tr>
      <w:tr w:rsidR="00665E4A" w:rsidRPr="00665E4A" w14:paraId="377EAE4A" w14:textId="77777777" w:rsidTr="0024646B">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49.80pt" w:type="dxa"/>
            <w:hideMark/>
          </w:tcPr>
          <w:p w14:paraId="577B3D72" w14:textId="77777777" w:rsidR="00665E4A" w:rsidRPr="00665E4A" w:rsidRDefault="00665E4A" w:rsidP="00665E4A">
            <w:pPr>
              <w:jc w:val="both"/>
              <w:rPr>
                <w:rFonts w:ascii="Times New Roman" w:hAnsi="Times New Roman" w:cs="Times New Roman"/>
                <w:b w:val="0"/>
                <w:bCs w:val="0"/>
                <w:sz w:val="18"/>
                <w:szCs w:val="18"/>
                <w:lang w:val="en-IN"/>
              </w:rPr>
            </w:pPr>
            <w:r w:rsidRPr="00665E4A">
              <w:rPr>
                <w:rFonts w:ascii="Times New Roman" w:hAnsi="Times New Roman" w:cs="Times New Roman"/>
                <w:b w:val="0"/>
                <w:bCs w:val="0"/>
                <w:sz w:val="18"/>
                <w:szCs w:val="18"/>
                <w:lang w:val="en-IN"/>
              </w:rPr>
              <w:t>Clop</w:t>
            </w:r>
          </w:p>
        </w:tc>
        <w:tc>
          <w:tcPr>
            <w:tcW w:w="38.35pt" w:type="dxa"/>
            <w:hideMark/>
          </w:tcPr>
          <w:p w14:paraId="2DF118C7" w14:textId="77777777" w:rsidR="00665E4A" w:rsidRPr="00665E4A" w:rsidRDefault="00665E4A" w:rsidP="00665E4A">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665E4A">
              <w:rPr>
                <w:rFonts w:cs="Times New Roman"/>
                <w:sz w:val="18"/>
                <w:szCs w:val="18"/>
                <w:lang w:val="en-IN"/>
              </w:rPr>
              <w:t>File-Based</w:t>
            </w:r>
          </w:p>
        </w:tc>
        <w:tc>
          <w:tcPr>
            <w:tcW w:w="67.80pt" w:type="dxa"/>
            <w:hideMark/>
          </w:tcPr>
          <w:p w14:paraId="15506662" w14:textId="77777777" w:rsidR="00665E4A" w:rsidRPr="00665E4A" w:rsidRDefault="00665E4A" w:rsidP="00665E4A">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proofErr w:type="spellStart"/>
            <w:r w:rsidRPr="00665E4A">
              <w:rPr>
                <w:rFonts w:cs="Times New Roman"/>
                <w:sz w:val="18"/>
                <w:szCs w:val="18"/>
                <w:lang w:val="en-IN"/>
              </w:rPr>
              <w:t>MalwareBazaar</w:t>
            </w:r>
            <w:proofErr w:type="spellEnd"/>
            <w:r w:rsidRPr="00665E4A">
              <w:rPr>
                <w:rFonts w:cs="Times New Roman"/>
                <w:sz w:val="18"/>
                <w:szCs w:val="18"/>
                <w:lang w:val="en-IN"/>
              </w:rPr>
              <w:t xml:space="preserve"> / </w:t>
            </w:r>
            <w:proofErr w:type="spellStart"/>
            <w:r w:rsidRPr="00665E4A">
              <w:rPr>
                <w:rFonts w:cs="Times New Roman"/>
                <w:sz w:val="18"/>
                <w:szCs w:val="18"/>
                <w:lang w:val="en-IN"/>
              </w:rPr>
              <w:t>VirusTotal</w:t>
            </w:r>
            <w:proofErr w:type="spellEnd"/>
          </w:p>
        </w:tc>
        <w:tc>
          <w:tcPr>
            <w:tcW w:w="91.65pt" w:type="dxa"/>
            <w:hideMark/>
          </w:tcPr>
          <w:p w14:paraId="48747A25" w14:textId="77777777" w:rsidR="00665E4A" w:rsidRPr="00665E4A" w:rsidRDefault="00665E4A" w:rsidP="00665E4A">
            <w:pPr>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665E4A">
              <w:rPr>
                <w:rFonts w:cs="Times New Roman"/>
                <w:sz w:val="18"/>
                <w:szCs w:val="18"/>
                <w:lang w:val="en-IN"/>
              </w:rPr>
              <w:t>backup/SQL target, service stop, exfiltration</w:t>
            </w:r>
          </w:p>
        </w:tc>
      </w:tr>
      <w:tr w:rsidR="00665E4A" w:rsidRPr="00665E4A" w14:paraId="374525E4" w14:textId="77777777" w:rsidTr="0024646B">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49.80pt" w:type="dxa"/>
            <w:hideMark/>
          </w:tcPr>
          <w:p w14:paraId="11F1265A" w14:textId="77777777" w:rsidR="00665E4A" w:rsidRPr="00665E4A" w:rsidRDefault="00665E4A" w:rsidP="00665E4A">
            <w:pPr>
              <w:jc w:val="both"/>
              <w:rPr>
                <w:rFonts w:ascii="Times New Roman" w:hAnsi="Times New Roman" w:cs="Times New Roman"/>
                <w:b w:val="0"/>
                <w:bCs w:val="0"/>
                <w:sz w:val="18"/>
                <w:szCs w:val="18"/>
                <w:lang w:val="en-IN"/>
              </w:rPr>
            </w:pPr>
            <w:proofErr w:type="spellStart"/>
            <w:r w:rsidRPr="00665E4A">
              <w:rPr>
                <w:rFonts w:ascii="Times New Roman" w:hAnsi="Times New Roman" w:cs="Times New Roman"/>
                <w:b w:val="0"/>
                <w:bCs w:val="0"/>
                <w:sz w:val="18"/>
                <w:szCs w:val="18"/>
                <w:lang w:val="en-IN"/>
              </w:rPr>
              <w:t>DarkSide</w:t>
            </w:r>
            <w:proofErr w:type="spellEnd"/>
          </w:p>
        </w:tc>
        <w:tc>
          <w:tcPr>
            <w:tcW w:w="38.35pt" w:type="dxa"/>
            <w:hideMark/>
          </w:tcPr>
          <w:p w14:paraId="6B58F986" w14:textId="77777777" w:rsidR="00665E4A" w:rsidRPr="00665E4A" w:rsidRDefault="00665E4A" w:rsidP="00665E4A">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665E4A">
              <w:rPr>
                <w:rFonts w:cs="Times New Roman"/>
                <w:sz w:val="18"/>
                <w:szCs w:val="18"/>
                <w:lang w:val="en-IN"/>
              </w:rPr>
              <w:t>File-Based</w:t>
            </w:r>
          </w:p>
        </w:tc>
        <w:tc>
          <w:tcPr>
            <w:tcW w:w="67.80pt" w:type="dxa"/>
            <w:hideMark/>
          </w:tcPr>
          <w:p w14:paraId="4F6977AC" w14:textId="77777777" w:rsidR="00665E4A" w:rsidRPr="00665E4A" w:rsidRDefault="00665E4A" w:rsidP="00665E4A">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proofErr w:type="spellStart"/>
            <w:r w:rsidRPr="00665E4A">
              <w:rPr>
                <w:rFonts w:cs="Times New Roman"/>
                <w:sz w:val="18"/>
                <w:szCs w:val="18"/>
                <w:lang w:val="en-IN"/>
              </w:rPr>
              <w:t>MalwareBazaar</w:t>
            </w:r>
            <w:proofErr w:type="spellEnd"/>
            <w:r w:rsidRPr="00665E4A">
              <w:rPr>
                <w:rFonts w:cs="Times New Roman"/>
                <w:sz w:val="18"/>
                <w:szCs w:val="18"/>
                <w:lang w:val="en-IN"/>
              </w:rPr>
              <w:t xml:space="preserve"> / </w:t>
            </w:r>
            <w:proofErr w:type="spellStart"/>
            <w:r w:rsidRPr="00665E4A">
              <w:rPr>
                <w:rFonts w:cs="Times New Roman"/>
                <w:sz w:val="18"/>
                <w:szCs w:val="18"/>
                <w:lang w:val="en-IN"/>
              </w:rPr>
              <w:t>VirusTotal</w:t>
            </w:r>
            <w:proofErr w:type="spellEnd"/>
          </w:p>
        </w:tc>
        <w:tc>
          <w:tcPr>
            <w:tcW w:w="91.65pt" w:type="dxa"/>
            <w:hideMark/>
          </w:tcPr>
          <w:p w14:paraId="1C20F434" w14:textId="77777777" w:rsidR="00665E4A" w:rsidRPr="00665E4A" w:rsidRDefault="00665E4A" w:rsidP="00665E4A">
            <w:pPr>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665E4A">
              <w:rPr>
                <w:rFonts w:cs="Times New Roman"/>
                <w:sz w:val="18"/>
                <w:szCs w:val="18"/>
                <w:lang w:val="en-IN"/>
              </w:rPr>
              <w:t xml:space="preserve">disguise, multi-thread </w:t>
            </w:r>
            <w:proofErr w:type="gramStart"/>
            <w:r w:rsidRPr="00665E4A">
              <w:rPr>
                <w:rFonts w:cs="Times New Roman"/>
                <w:sz w:val="18"/>
                <w:szCs w:val="18"/>
                <w:lang w:val="en-IN"/>
              </w:rPr>
              <w:t>encrypt</w:t>
            </w:r>
            <w:proofErr w:type="gramEnd"/>
            <w:r w:rsidRPr="00665E4A">
              <w:rPr>
                <w:rFonts w:cs="Times New Roman"/>
                <w:sz w:val="18"/>
                <w:szCs w:val="18"/>
                <w:lang w:val="en-IN"/>
              </w:rPr>
              <w:t>, shadow delete</w:t>
            </w:r>
          </w:p>
        </w:tc>
      </w:tr>
    </w:tbl>
    <w:p w14:paraId="1B192054" w14:textId="77777777" w:rsidR="00665E4A" w:rsidRPr="004C74EB" w:rsidRDefault="00665E4A" w:rsidP="00665E4A">
      <w:pPr>
        <w:pStyle w:val="Heading2"/>
      </w:pPr>
      <w:r w:rsidRPr="004C74EB">
        <w:t>Fileless Ransomware Samples</w:t>
      </w:r>
    </w:p>
    <w:p w14:paraId="2DF9FFB9" w14:textId="2E756350" w:rsidR="00665E4A" w:rsidRPr="004C74EB" w:rsidRDefault="00987ACB" w:rsidP="00665E4A">
      <w:pPr>
        <w:spacing w:before="3pt" w:after="3pt"/>
        <w:jc w:val="both"/>
      </w:pPr>
      <w:r w:rsidRPr="00987ACB">
        <w:rPr>
          <w:rFonts w:eastAsia="Times New Roman"/>
        </w:rPr>
        <w:t>The following five families operate entirely within volatile memory, leaving no persistent on-disk executable artifacts. Their detection relies exclusively on RAM forensics and behavioral memory indicators which the system optimized through WOA-based feature selection</w:t>
      </w:r>
      <w:r w:rsidR="00665E4A" w:rsidRPr="004C74EB">
        <w:rPr>
          <w:rFonts w:eastAsia="Times New Roman"/>
        </w:rPr>
        <w:t>.</w:t>
      </w:r>
    </w:p>
    <w:p w14:paraId="6AD42170" w14:textId="11C76239" w:rsidR="00665E4A" w:rsidRPr="00DF02D3" w:rsidRDefault="00DF02D3" w:rsidP="00F56575">
      <w:pPr>
        <w:pStyle w:val="Heading3"/>
        <w:numPr>
          <w:ilvl w:val="0"/>
          <w:numId w:val="34"/>
        </w:numPr>
        <w:rPr>
          <w:b/>
          <w:bCs/>
        </w:rPr>
      </w:pPr>
      <w:r w:rsidRPr="00DF02D3">
        <w:rPr>
          <w:b/>
          <w:bCs/>
        </w:rPr>
        <w:t>R</w:t>
      </w:r>
      <w:r w:rsidR="00665E4A" w:rsidRPr="00DF02D3">
        <w:rPr>
          <w:b/>
          <w:bCs/>
        </w:rPr>
        <w:t>yuk</w:t>
      </w:r>
    </w:p>
    <w:p w14:paraId="6713BF98" w14:textId="77777777" w:rsidR="00665E4A" w:rsidRPr="004C74EB" w:rsidRDefault="00665E4A" w:rsidP="00665E4A">
      <w:pPr>
        <w:spacing w:before="2pt" w:after="2pt"/>
        <w:jc w:val="both"/>
      </w:pPr>
      <w:r w:rsidRPr="004C74EB">
        <w:rPr>
          <w:rFonts w:eastAsia="Times New Roman"/>
          <w:i/>
          <w:iCs/>
        </w:rPr>
        <w:t xml:space="preserve">Source: </w:t>
      </w:r>
      <w:proofErr w:type="spellStart"/>
      <w:r w:rsidRPr="004C74EB">
        <w:rPr>
          <w:rFonts w:eastAsia="Times New Roman"/>
          <w:i/>
          <w:iCs/>
        </w:rPr>
        <w:t>MalwareBazaar</w:t>
      </w:r>
      <w:proofErr w:type="spellEnd"/>
      <w:r w:rsidRPr="004C74EB">
        <w:rPr>
          <w:rFonts w:eastAsia="Times New Roman"/>
          <w:i/>
          <w:iCs/>
        </w:rPr>
        <w:t xml:space="preserve"> / </w:t>
      </w:r>
      <w:proofErr w:type="spellStart"/>
      <w:r w:rsidRPr="004C74EB">
        <w:rPr>
          <w:rFonts w:eastAsia="Times New Roman"/>
          <w:i/>
          <w:iCs/>
        </w:rPr>
        <w:t>VirusTotal</w:t>
      </w:r>
      <w:proofErr w:type="spellEnd"/>
      <w:r w:rsidRPr="004C74EB">
        <w:rPr>
          <w:rFonts w:eastAsia="Times New Roman"/>
          <w:i/>
          <w:iCs/>
        </w:rPr>
        <w:t xml:space="preserve">     |     Type: Fileless Ransomware</w:t>
      </w:r>
    </w:p>
    <w:p w14:paraId="7BAA186F" w14:textId="77777777" w:rsidR="00665E4A" w:rsidRPr="004C74EB" w:rsidRDefault="00665E4A" w:rsidP="00665E4A">
      <w:pPr>
        <w:spacing w:before="3pt" w:after="1pt"/>
        <w:jc w:val="both"/>
      </w:pPr>
      <w:r w:rsidRPr="004C74EB">
        <w:rPr>
          <w:rFonts w:eastAsia="Times New Roman"/>
        </w:rPr>
        <w:t>Description:</w:t>
      </w:r>
    </w:p>
    <w:p w14:paraId="477861F2" w14:textId="7C993277" w:rsidR="00665E4A" w:rsidRDefault="00987ACB" w:rsidP="00665E4A">
      <w:pPr>
        <w:spacing w:before="1pt" w:after="3pt"/>
        <w:jc w:val="both"/>
        <w:rPr>
          <w:rFonts w:eastAsia="Times New Roman"/>
        </w:rPr>
      </w:pPr>
      <w:r w:rsidRPr="00987ACB">
        <w:rPr>
          <w:rFonts w:eastAsia="Times New Roman"/>
        </w:rPr>
        <w:t xml:space="preserve">The fileless ransomware operates entirely from memory while using its complete range of Linking Host-Interaction Anti-Analysis Collection Load-Code Data-Manipulation capabilities to perform its functions. The ransomware </w:t>
      </w:r>
      <w:r w:rsidRPr="00987ACB">
        <w:rPr>
          <w:rFonts w:eastAsia="Times New Roman"/>
        </w:rPr>
        <w:lastRenderedPageBreak/>
        <w:t>definition describes the malicious software which maintains a low disk presence while using Windows Error Reporting systems to mask its operations.</w:t>
      </w:r>
    </w:p>
    <w:p w14:paraId="7052520F" w14:textId="77777777" w:rsidR="00665E4A" w:rsidRPr="00654DBA" w:rsidRDefault="00665E4A" w:rsidP="00665E4A">
      <w:pPr>
        <w:spacing w:before="3pt" w:after="1pt"/>
        <w:jc w:val="both"/>
        <w:rPr>
          <w:b/>
          <w:bCs/>
        </w:rPr>
      </w:pPr>
      <w:r w:rsidRPr="00654DBA">
        <w:rPr>
          <w:rFonts w:eastAsia="Times New Roman"/>
          <w:b/>
          <w:bCs/>
        </w:rPr>
        <w:t>Capabilities:</w:t>
      </w:r>
    </w:p>
    <w:tbl>
      <w:tblPr>
        <w:tblStyle w:val="LightGrid-Accent1"/>
        <w:tblW w:w="242.50pt" w:type="dxa"/>
        <w:tblLayout w:type="fixed"/>
        <w:tblLook w:firstRow="0" w:lastRow="0" w:firstColumn="0" w:lastColumn="0" w:noHBand="0" w:noVBand="0"/>
      </w:tblPr>
      <w:tblGrid>
        <w:gridCol w:w="1271"/>
        <w:gridCol w:w="3579"/>
      </w:tblGrid>
      <w:tr w:rsidR="00665E4A" w:rsidRPr="00C83460" w14:paraId="44F5A9C9" w14:textId="77777777" w:rsidTr="00360885">
        <w:trPr>
          <w:cnfStyle w:firstRow="0" w:lastRow="0" w:firstColumn="0" w:lastColumn="0" w:oddVBand="0" w:evenVBand="0" w:oddHBand="1" w:evenHBand="0"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63.55pt" w:type="dxa"/>
            <w:shd w:val="clear" w:color="auto" w:fill="2E74B5" w:themeFill="accent1" w:themeFillShade="BF"/>
          </w:tcPr>
          <w:p w14:paraId="48AF94C0" w14:textId="77777777" w:rsidR="00665E4A" w:rsidRPr="00CA06CC" w:rsidRDefault="00665E4A" w:rsidP="00B13EE1">
            <w:pPr>
              <w:spacing w:before="2pt" w:after="2pt"/>
              <w:rPr>
                <w:color w:val="FFFFFF" w:themeColor="background1"/>
                <w:sz w:val="18"/>
                <w:szCs w:val="18"/>
              </w:rPr>
            </w:pPr>
            <w:r w:rsidRPr="00CA06CC">
              <w:rPr>
                <w:rFonts w:eastAsia="Times New Roman" w:cs="Times New Roman"/>
                <w:b/>
                <w:bCs/>
                <w:color w:val="FFFFFF" w:themeColor="background1"/>
                <w:sz w:val="18"/>
                <w:szCs w:val="18"/>
              </w:rPr>
              <w:t>Category</w:t>
            </w:r>
          </w:p>
        </w:tc>
        <w:tc>
          <w:tcPr>
            <w:tcW w:w="178.95pt" w:type="dxa"/>
            <w:shd w:val="clear" w:color="auto" w:fill="2E74B5" w:themeFill="accent1" w:themeFillShade="BF"/>
          </w:tcPr>
          <w:p w14:paraId="12EA6371" w14:textId="77777777" w:rsidR="00665E4A" w:rsidRPr="00CA06CC" w:rsidRDefault="00665E4A" w:rsidP="00B13EE1">
            <w:pPr>
              <w:spacing w:before="2pt" w:after="2pt"/>
              <w:cnfStyle w:firstRow="0" w:lastRow="0" w:firstColumn="0" w:lastColumn="0" w:oddVBand="0" w:evenVBand="0" w:oddHBand="1" w:evenHBand="0" w:firstRowFirstColumn="0" w:firstRowLastColumn="0" w:lastRowFirstColumn="0" w:lastRowLastColumn="0"/>
              <w:rPr>
                <w:color w:val="FFFFFF" w:themeColor="background1"/>
                <w:sz w:val="18"/>
                <w:szCs w:val="18"/>
              </w:rPr>
            </w:pPr>
            <w:r w:rsidRPr="00CA06CC">
              <w:rPr>
                <w:rFonts w:eastAsia="Times New Roman" w:cs="Times New Roman"/>
                <w:b/>
                <w:bCs/>
                <w:color w:val="FFFFFF" w:themeColor="background1"/>
                <w:sz w:val="18"/>
                <w:szCs w:val="18"/>
              </w:rPr>
              <w:t>Capability Tags</w:t>
            </w:r>
          </w:p>
        </w:tc>
      </w:tr>
      <w:tr w:rsidR="00665E4A" w:rsidRPr="00C83460" w14:paraId="38DFAF3D" w14:textId="77777777" w:rsidTr="00360885">
        <w:trPr>
          <w:cnfStyle w:firstRow="0" w:lastRow="0" w:firstColumn="0" w:lastColumn="0" w:oddVBand="0" w:evenVBand="0" w:oddHBand="0" w:evenHBand="1"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63.55pt" w:type="dxa"/>
          </w:tcPr>
          <w:p w14:paraId="1F7F65A7" w14:textId="77777777" w:rsidR="00665E4A" w:rsidRPr="00C83460" w:rsidRDefault="00665E4A" w:rsidP="00B13EE1">
            <w:pPr>
              <w:spacing w:before="2pt" w:after="2pt"/>
              <w:rPr>
                <w:sz w:val="18"/>
                <w:szCs w:val="18"/>
              </w:rPr>
            </w:pPr>
            <w:r w:rsidRPr="00C83460">
              <w:rPr>
                <w:rFonts w:eastAsia="Times New Roman" w:cs="Times New Roman"/>
                <w:sz w:val="18"/>
                <w:szCs w:val="18"/>
              </w:rPr>
              <w:t>Anti-Analysis</w:t>
            </w:r>
          </w:p>
        </w:tc>
        <w:tc>
          <w:tcPr>
            <w:tcW w:w="178.95pt" w:type="dxa"/>
          </w:tcPr>
          <w:p w14:paraId="756B8524" w14:textId="77777777" w:rsidR="00665E4A" w:rsidRPr="00C83460" w:rsidRDefault="00665E4A" w:rsidP="00B13EE1">
            <w:pPr>
              <w:spacing w:before="2pt" w:after="2pt"/>
              <w:cnfStyle w:firstRow="0" w:lastRow="0" w:firstColumn="0" w:lastColumn="0" w:oddVBand="0" w:evenVBand="0" w:oddHBand="0" w:evenHBand="1" w:firstRowFirstColumn="0" w:firstRowLastColumn="0" w:lastRowFirstColumn="0" w:lastRowLastColumn="0"/>
              <w:rPr>
                <w:sz w:val="18"/>
                <w:szCs w:val="18"/>
              </w:rPr>
            </w:pPr>
            <w:r w:rsidRPr="00C83460">
              <w:rPr>
                <w:rFonts w:eastAsia="Times New Roman" w:cs="Times New Roman"/>
                <w:sz w:val="18"/>
                <w:szCs w:val="18"/>
              </w:rPr>
              <w:t>+ Anti-</w:t>
            </w:r>
            <w:proofErr w:type="gramStart"/>
            <w:r w:rsidRPr="00C83460">
              <w:rPr>
                <w:rFonts w:eastAsia="Times New Roman" w:cs="Times New Roman"/>
                <w:sz w:val="18"/>
                <w:szCs w:val="18"/>
              </w:rPr>
              <w:t>Analysis  |</w:t>
            </w:r>
            <w:proofErr w:type="gramEnd"/>
            <w:r w:rsidRPr="00C83460">
              <w:rPr>
                <w:rFonts w:eastAsia="Times New Roman" w:cs="Times New Roman"/>
                <w:sz w:val="18"/>
                <w:szCs w:val="18"/>
              </w:rPr>
              <w:t xml:space="preserve">  + Load-Code</w:t>
            </w:r>
          </w:p>
        </w:tc>
      </w:tr>
      <w:tr w:rsidR="00665E4A" w:rsidRPr="00C83460" w14:paraId="0E8D01D7" w14:textId="77777777" w:rsidTr="00360885">
        <w:trPr>
          <w:cnfStyle w:firstRow="0" w:lastRow="0" w:firstColumn="0" w:lastColumn="0" w:oddVBand="0" w:evenVBand="0" w:oddHBand="1" w:evenHBand="0"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63.55pt" w:type="dxa"/>
          </w:tcPr>
          <w:p w14:paraId="7852860E" w14:textId="77777777" w:rsidR="00665E4A" w:rsidRPr="00C83460" w:rsidRDefault="00665E4A" w:rsidP="00B13EE1">
            <w:pPr>
              <w:spacing w:before="2pt" w:after="2pt"/>
              <w:rPr>
                <w:sz w:val="18"/>
                <w:szCs w:val="18"/>
              </w:rPr>
            </w:pPr>
            <w:r w:rsidRPr="00C83460">
              <w:rPr>
                <w:rFonts w:eastAsia="Times New Roman" w:cs="Times New Roman"/>
                <w:sz w:val="18"/>
                <w:szCs w:val="18"/>
              </w:rPr>
              <w:t>Data Manipulation</w:t>
            </w:r>
          </w:p>
        </w:tc>
        <w:tc>
          <w:tcPr>
            <w:tcW w:w="178.95pt" w:type="dxa"/>
          </w:tcPr>
          <w:p w14:paraId="10EDD18E" w14:textId="77777777" w:rsidR="00665E4A" w:rsidRPr="00C83460" w:rsidRDefault="00665E4A" w:rsidP="00B13EE1">
            <w:pPr>
              <w:spacing w:before="2pt" w:after="2pt"/>
              <w:cnfStyle w:firstRow="0" w:lastRow="0" w:firstColumn="0" w:lastColumn="0" w:oddVBand="0" w:evenVBand="0" w:oddHBand="1" w:evenHBand="0" w:firstRowFirstColumn="0" w:firstRowLastColumn="0" w:lastRowFirstColumn="0" w:lastRowLastColumn="0"/>
              <w:rPr>
                <w:sz w:val="18"/>
                <w:szCs w:val="18"/>
              </w:rPr>
            </w:pPr>
            <w:r w:rsidRPr="00C83460">
              <w:rPr>
                <w:rFonts w:eastAsia="Times New Roman" w:cs="Times New Roman"/>
                <w:sz w:val="18"/>
                <w:szCs w:val="18"/>
              </w:rPr>
              <w:t>+ Data-</w:t>
            </w:r>
            <w:proofErr w:type="gramStart"/>
            <w:r w:rsidRPr="00C83460">
              <w:rPr>
                <w:rFonts w:eastAsia="Times New Roman" w:cs="Times New Roman"/>
                <w:sz w:val="18"/>
                <w:szCs w:val="18"/>
              </w:rPr>
              <w:t>Manipulation  |</w:t>
            </w:r>
            <w:proofErr w:type="gramEnd"/>
            <w:r w:rsidRPr="00C83460">
              <w:rPr>
                <w:rFonts w:eastAsia="Times New Roman" w:cs="Times New Roman"/>
                <w:sz w:val="18"/>
                <w:szCs w:val="18"/>
              </w:rPr>
              <w:t xml:space="preserve">  + Collection</w:t>
            </w:r>
          </w:p>
        </w:tc>
      </w:tr>
      <w:tr w:rsidR="00665E4A" w:rsidRPr="00C83460" w14:paraId="27F609AB" w14:textId="77777777" w:rsidTr="00360885">
        <w:trPr>
          <w:cnfStyle w:firstRow="0" w:lastRow="0" w:firstColumn="0" w:lastColumn="0" w:oddVBand="0" w:evenVBand="0" w:oddHBand="0" w:evenHBand="1"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63.55pt" w:type="dxa"/>
          </w:tcPr>
          <w:p w14:paraId="528C52FF" w14:textId="77777777" w:rsidR="00665E4A" w:rsidRPr="00C83460" w:rsidRDefault="00665E4A" w:rsidP="00B13EE1">
            <w:pPr>
              <w:spacing w:before="2pt" w:after="2pt"/>
              <w:rPr>
                <w:sz w:val="18"/>
                <w:szCs w:val="18"/>
              </w:rPr>
            </w:pPr>
            <w:r w:rsidRPr="00C83460">
              <w:rPr>
                <w:rFonts w:eastAsia="Times New Roman" w:cs="Times New Roman"/>
                <w:sz w:val="18"/>
                <w:szCs w:val="18"/>
              </w:rPr>
              <w:t>Host Interaction</w:t>
            </w:r>
          </w:p>
        </w:tc>
        <w:tc>
          <w:tcPr>
            <w:tcW w:w="178.95pt" w:type="dxa"/>
          </w:tcPr>
          <w:p w14:paraId="6C58DBD2" w14:textId="77777777" w:rsidR="00665E4A" w:rsidRPr="00C83460" w:rsidRDefault="00665E4A" w:rsidP="00B13EE1">
            <w:pPr>
              <w:spacing w:before="2pt" w:after="2pt"/>
              <w:cnfStyle w:firstRow="0" w:lastRow="0" w:firstColumn="0" w:lastColumn="0" w:oddVBand="0" w:evenVBand="0" w:oddHBand="0" w:evenHBand="1" w:firstRowFirstColumn="0" w:firstRowLastColumn="0" w:lastRowFirstColumn="0" w:lastRowLastColumn="0"/>
              <w:rPr>
                <w:sz w:val="18"/>
                <w:szCs w:val="18"/>
              </w:rPr>
            </w:pPr>
            <w:r w:rsidRPr="00C83460">
              <w:rPr>
                <w:rFonts w:eastAsia="Times New Roman" w:cs="Times New Roman"/>
                <w:sz w:val="18"/>
                <w:szCs w:val="18"/>
              </w:rPr>
              <w:t>+ Host-</w:t>
            </w:r>
            <w:proofErr w:type="gramStart"/>
            <w:r w:rsidRPr="00C83460">
              <w:rPr>
                <w:rFonts w:eastAsia="Times New Roman" w:cs="Times New Roman"/>
                <w:sz w:val="18"/>
                <w:szCs w:val="18"/>
              </w:rPr>
              <w:t>Interaction  |</w:t>
            </w:r>
            <w:proofErr w:type="gramEnd"/>
            <w:r w:rsidRPr="00C83460">
              <w:rPr>
                <w:rFonts w:eastAsia="Times New Roman" w:cs="Times New Roman"/>
                <w:sz w:val="18"/>
                <w:szCs w:val="18"/>
              </w:rPr>
              <w:t xml:space="preserve">  + Linking</w:t>
            </w:r>
          </w:p>
        </w:tc>
      </w:tr>
    </w:tbl>
    <w:p w14:paraId="2F0DF6E7" w14:textId="77777777" w:rsidR="00665E4A" w:rsidRPr="00654DBA" w:rsidRDefault="00665E4A" w:rsidP="00665E4A">
      <w:pPr>
        <w:spacing w:before="3pt" w:after="1pt"/>
        <w:jc w:val="both"/>
        <w:rPr>
          <w:b/>
          <w:bCs/>
        </w:rPr>
      </w:pPr>
      <w:r w:rsidRPr="00654DBA">
        <w:rPr>
          <w:rFonts w:eastAsia="Times New Roman"/>
          <w:b/>
          <w:bCs/>
        </w:rPr>
        <w:t>Process Tree / Execution Cycle:</w:t>
      </w:r>
    </w:p>
    <w:tbl>
      <w:tblPr>
        <w:tblStyle w:val="LightGrid-Accent1"/>
        <w:tblW w:w="242.50pt" w:type="dxa"/>
        <w:tblLook w:firstRow="1" w:lastRow="0" w:firstColumn="1" w:lastColumn="0" w:noHBand="0" w:noVBand="1"/>
      </w:tblPr>
      <w:tblGrid>
        <w:gridCol w:w="557"/>
        <w:gridCol w:w="1844"/>
        <w:gridCol w:w="2449"/>
      </w:tblGrid>
      <w:tr w:rsidR="00665E4A" w:rsidRPr="00665E4A" w14:paraId="21DAA88E" w14:textId="77777777" w:rsidTr="00360885">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shd w:val="clear" w:color="auto" w:fill="2E74B5" w:themeFill="accent1" w:themeFillShade="BF"/>
            <w:hideMark/>
          </w:tcPr>
          <w:p w14:paraId="405EE921" w14:textId="77777777" w:rsidR="00665E4A" w:rsidRPr="00665E4A" w:rsidRDefault="00665E4A" w:rsidP="00CA06CC">
            <w:pPr>
              <w:spacing w:line="13.80pt" w:lineRule="auto"/>
              <w:jc w:val="both"/>
              <w:rPr>
                <w:rFonts w:ascii="Times New Roman" w:hAnsi="Times New Roman" w:cs="Times New Roman"/>
                <w:color w:val="FFFFFF" w:themeColor="background1"/>
                <w:sz w:val="18"/>
                <w:szCs w:val="18"/>
                <w:lang w:val="en-IN"/>
              </w:rPr>
            </w:pPr>
            <w:r w:rsidRPr="00665E4A">
              <w:rPr>
                <w:rFonts w:ascii="Times New Roman" w:hAnsi="Times New Roman" w:cs="Times New Roman"/>
                <w:color w:val="FFFFFF" w:themeColor="background1"/>
                <w:sz w:val="18"/>
                <w:szCs w:val="18"/>
                <w:lang w:val="en-IN"/>
              </w:rPr>
              <w:t>Step</w:t>
            </w:r>
          </w:p>
        </w:tc>
        <w:tc>
          <w:tcPr>
            <w:tcW w:w="92.20pt" w:type="dxa"/>
            <w:shd w:val="clear" w:color="auto" w:fill="2E74B5" w:themeFill="accent1" w:themeFillShade="BF"/>
            <w:hideMark/>
          </w:tcPr>
          <w:p w14:paraId="14225E2C" w14:textId="77777777" w:rsidR="00665E4A" w:rsidRPr="00665E4A" w:rsidRDefault="00665E4A" w:rsidP="00CA06CC">
            <w:pPr>
              <w:spacing w:line="13.80pt" w:lineRule="auto"/>
              <w:jc w:val="both"/>
              <w:cnfStyle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18"/>
                <w:szCs w:val="18"/>
                <w:lang w:val="en-IN"/>
              </w:rPr>
            </w:pPr>
            <w:r w:rsidRPr="00665E4A">
              <w:rPr>
                <w:rFonts w:ascii="Times New Roman" w:hAnsi="Times New Roman" w:cs="Times New Roman"/>
                <w:color w:val="FFFFFF" w:themeColor="background1"/>
                <w:sz w:val="18"/>
                <w:szCs w:val="18"/>
                <w:lang w:val="en-IN"/>
              </w:rPr>
              <w:t>Process</w:t>
            </w:r>
          </w:p>
        </w:tc>
        <w:tc>
          <w:tcPr>
            <w:tcW w:w="122.45pt" w:type="dxa"/>
            <w:shd w:val="clear" w:color="auto" w:fill="2E74B5" w:themeFill="accent1" w:themeFillShade="BF"/>
            <w:hideMark/>
          </w:tcPr>
          <w:p w14:paraId="058386E5" w14:textId="77777777" w:rsidR="00665E4A" w:rsidRPr="00665E4A" w:rsidRDefault="00665E4A" w:rsidP="00CA06CC">
            <w:pPr>
              <w:spacing w:line="13.80pt" w:lineRule="auto"/>
              <w:jc w:val="both"/>
              <w:cnfStyle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18"/>
                <w:szCs w:val="18"/>
                <w:lang w:val="en-IN"/>
              </w:rPr>
            </w:pPr>
            <w:r w:rsidRPr="00665E4A">
              <w:rPr>
                <w:rFonts w:ascii="Times New Roman" w:hAnsi="Times New Roman" w:cs="Times New Roman"/>
                <w:color w:val="FFFFFF" w:themeColor="background1"/>
                <w:sz w:val="18"/>
                <w:szCs w:val="18"/>
                <w:lang w:val="en-IN"/>
              </w:rPr>
              <w:t>What It Means</w:t>
            </w:r>
          </w:p>
        </w:tc>
      </w:tr>
      <w:tr w:rsidR="00665E4A" w:rsidRPr="00665E4A" w14:paraId="75D1667C" w14:textId="77777777" w:rsidTr="00360885">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5C810D40" w14:textId="77777777" w:rsidR="00665E4A" w:rsidRPr="00665E4A" w:rsidRDefault="00665E4A" w:rsidP="00CA06CC">
            <w:pPr>
              <w:spacing w:line="13.80pt" w:lineRule="auto"/>
              <w:jc w:val="both"/>
              <w:rPr>
                <w:rFonts w:ascii="Times New Roman" w:hAnsi="Times New Roman" w:cs="Times New Roman"/>
                <w:b w:val="0"/>
                <w:bCs w:val="0"/>
                <w:sz w:val="18"/>
                <w:szCs w:val="18"/>
                <w:lang w:val="en-IN"/>
              </w:rPr>
            </w:pPr>
            <w:r w:rsidRPr="00665E4A">
              <w:rPr>
                <w:rFonts w:ascii="Times New Roman" w:hAnsi="Times New Roman" w:cs="Times New Roman"/>
                <w:b w:val="0"/>
                <w:bCs w:val="0"/>
                <w:sz w:val="18"/>
                <w:szCs w:val="18"/>
                <w:lang w:val="en-IN"/>
              </w:rPr>
              <w:t>1</w:t>
            </w:r>
          </w:p>
        </w:tc>
        <w:tc>
          <w:tcPr>
            <w:tcW w:w="92.20pt" w:type="dxa"/>
            <w:hideMark/>
          </w:tcPr>
          <w:p w14:paraId="5DE63CE5" w14:textId="77777777" w:rsidR="00665E4A" w:rsidRPr="00665E4A" w:rsidRDefault="00665E4A" w:rsidP="00CA06CC">
            <w:pPr>
              <w:spacing w:line="13.80pt" w:lineRule="auto"/>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665E4A">
              <w:rPr>
                <w:rFonts w:cs="Times New Roman"/>
                <w:sz w:val="18"/>
                <w:szCs w:val="18"/>
                <w:lang w:val="en-IN"/>
              </w:rPr>
              <w:t xml:space="preserve">svchost.exe -k </w:t>
            </w:r>
            <w:proofErr w:type="spellStart"/>
            <w:r w:rsidRPr="00665E4A">
              <w:rPr>
                <w:rFonts w:cs="Times New Roman"/>
                <w:sz w:val="18"/>
                <w:szCs w:val="18"/>
                <w:lang w:val="en-IN"/>
              </w:rPr>
              <w:t>WerSvcGroup</w:t>
            </w:r>
            <w:proofErr w:type="spellEnd"/>
          </w:p>
        </w:tc>
        <w:tc>
          <w:tcPr>
            <w:tcW w:w="122.45pt" w:type="dxa"/>
            <w:hideMark/>
          </w:tcPr>
          <w:p w14:paraId="64BB0591" w14:textId="77777777" w:rsidR="00665E4A" w:rsidRPr="00665E4A" w:rsidRDefault="00665E4A" w:rsidP="00CA06CC">
            <w:pPr>
              <w:spacing w:line="13.80pt" w:lineRule="auto"/>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665E4A">
              <w:rPr>
                <w:rFonts w:cs="Times New Roman"/>
                <w:sz w:val="18"/>
                <w:szCs w:val="18"/>
                <w:lang w:val="en-IN"/>
              </w:rPr>
              <w:t>Service hijack for stealth</w:t>
            </w:r>
          </w:p>
        </w:tc>
      </w:tr>
      <w:tr w:rsidR="00665E4A" w:rsidRPr="00665E4A" w14:paraId="27148506" w14:textId="77777777" w:rsidTr="00360885">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7D55A8F1" w14:textId="77777777" w:rsidR="00665E4A" w:rsidRPr="00665E4A" w:rsidRDefault="00665E4A" w:rsidP="00CA06CC">
            <w:pPr>
              <w:spacing w:line="13.80pt" w:lineRule="auto"/>
              <w:jc w:val="both"/>
              <w:rPr>
                <w:rFonts w:ascii="Times New Roman" w:hAnsi="Times New Roman" w:cs="Times New Roman"/>
                <w:b w:val="0"/>
                <w:bCs w:val="0"/>
                <w:sz w:val="18"/>
                <w:szCs w:val="18"/>
                <w:lang w:val="en-IN"/>
              </w:rPr>
            </w:pPr>
            <w:r w:rsidRPr="00665E4A">
              <w:rPr>
                <w:rFonts w:ascii="Times New Roman" w:hAnsi="Times New Roman" w:cs="Times New Roman"/>
                <w:b w:val="0"/>
                <w:bCs w:val="0"/>
                <w:sz w:val="18"/>
                <w:szCs w:val="18"/>
                <w:lang w:val="en-IN"/>
              </w:rPr>
              <w:t>2</w:t>
            </w:r>
          </w:p>
        </w:tc>
        <w:tc>
          <w:tcPr>
            <w:tcW w:w="92.20pt" w:type="dxa"/>
            <w:hideMark/>
          </w:tcPr>
          <w:p w14:paraId="5A3F162B" w14:textId="77777777" w:rsidR="00665E4A" w:rsidRPr="00665E4A" w:rsidRDefault="00665E4A" w:rsidP="00CA06CC">
            <w:pPr>
              <w:spacing w:line="13.80pt" w:lineRule="auto"/>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665E4A">
              <w:rPr>
                <w:rFonts w:cs="Times New Roman"/>
                <w:sz w:val="18"/>
                <w:szCs w:val="18"/>
                <w:lang w:val="en-IN"/>
              </w:rPr>
              <w:t>WerFault.exe -u -p 2812 -s 668</w:t>
            </w:r>
          </w:p>
        </w:tc>
        <w:tc>
          <w:tcPr>
            <w:tcW w:w="122.45pt" w:type="dxa"/>
            <w:hideMark/>
          </w:tcPr>
          <w:p w14:paraId="414249C3" w14:textId="77777777" w:rsidR="00665E4A" w:rsidRPr="00665E4A" w:rsidRDefault="00665E4A" w:rsidP="00CA06CC">
            <w:pPr>
              <w:spacing w:line="13.80pt" w:lineRule="auto"/>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665E4A">
              <w:rPr>
                <w:rFonts w:cs="Times New Roman"/>
                <w:sz w:val="18"/>
                <w:szCs w:val="18"/>
                <w:lang w:val="en-IN"/>
              </w:rPr>
              <w:t>Fake error trigger</w:t>
            </w:r>
          </w:p>
        </w:tc>
      </w:tr>
      <w:tr w:rsidR="00665E4A" w:rsidRPr="00665E4A" w14:paraId="7B79AADF" w14:textId="77777777" w:rsidTr="00360885">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59400015" w14:textId="77777777" w:rsidR="00665E4A" w:rsidRPr="00665E4A" w:rsidRDefault="00665E4A" w:rsidP="00CA06CC">
            <w:pPr>
              <w:spacing w:line="13.80pt" w:lineRule="auto"/>
              <w:jc w:val="both"/>
              <w:rPr>
                <w:rFonts w:ascii="Times New Roman" w:hAnsi="Times New Roman" w:cs="Times New Roman"/>
                <w:b w:val="0"/>
                <w:bCs w:val="0"/>
                <w:sz w:val="18"/>
                <w:szCs w:val="18"/>
                <w:lang w:val="en-IN"/>
              </w:rPr>
            </w:pPr>
            <w:r w:rsidRPr="00665E4A">
              <w:rPr>
                <w:rFonts w:ascii="Times New Roman" w:hAnsi="Times New Roman" w:cs="Times New Roman"/>
                <w:b w:val="0"/>
                <w:bCs w:val="0"/>
                <w:sz w:val="18"/>
                <w:szCs w:val="18"/>
                <w:lang w:val="en-IN"/>
              </w:rPr>
              <w:t>3</w:t>
            </w:r>
          </w:p>
        </w:tc>
        <w:tc>
          <w:tcPr>
            <w:tcW w:w="92.20pt" w:type="dxa"/>
            <w:hideMark/>
          </w:tcPr>
          <w:p w14:paraId="07501BB8" w14:textId="77777777" w:rsidR="00665E4A" w:rsidRPr="00665E4A" w:rsidRDefault="00665E4A" w:rsidP="00CA06CC">
            <w:pPr>
              <w:spacing w:line="13.80pt" w:lineRule="auto"/>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665E4A">
              <w:rPr>
                <w:rFonts w:cs="Times New Roman"/>
                <w:sz w:val="18"/>
                <w:szCs w:val="18"/>
                <w:lang w:val="en-IN"/>
              </w:rPr>
              <w:t>WerFault.exe -u -p 2812 -s 672</w:t>
            </w:r>
          </w:p>
        </w:tc>
        <w:tc>
          <w:tcPr>
            <w:tcW w:w="122.45pt" w:type="dxa"/>
            <w:hideMark/>
          </w:tcPr>
          <w:p w14:paraId="27441F83" w14:textId="77777777" w:rsidR="00665E4A" w:rsidRPr="00665E4A" w:rsidRDefault="00665E4A" w:rsidP="00CA06CC">
            <w:pPr>
              <w:spacing w:line="13.80pt" w:lineRule="auto"/>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665E4A">
              <w:rPr>
                <w:rFonts w:cs="Times New Roman"/>
                <w:sz w:val="18"/>
                <w:szCs w:val="18"/>
                <w:lang w:val="en-IN"/>
              </w:rPr>
              <w:t>Confirms disguise</w:t>
            </w:r>
          </w:p>
        </w:tc>
      </w:tr>
      <w:tr w:rsidR="00665E4A" w:rsidRPr="00665E4A" w14:paraId="6B61DF15" w14:textId="77777777" w:rsidTr="00360885">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059D1564" w14:textId="77777777" w:rsidR="00665E4A" w:rsidRPr="00665E4A" w:rsidRDefault="00665E4A" w:rsidP="00CA06CC">
            <w:pPr>
              <w:spacing w:line="13.80pt" w:lineRule="auto"/>
              <w:jc w:val="both"/>
              <w:rPr>
                <w:rFonts w:ascii="Times New Roman" w:hAnsi="Times New Roman" w:cs="Times New Roman"/>
                <w:b w:val="0"/>
                <w:bCs w:val="0"/>
                <w:sz w:val="18"/>
                <w:szCs w:val="18"/>
                <w:lang w:val="en-IN"/>
              </w:rPr>
            </w:pPr>
            <w:r w:rsidRPr="00665E4A">
              <w:rPr>
                <w:rFonts w:ascii="Times New Roman" w:hAnsi="Times New Roman" w:cs="Times New Roman"/>
                <w:b w:val="0"/>
                <w:bCs w:val="0"/>
                <w:sz w:val="18"/>
                <w:szCs w:val="18"/>
                <w:lang w:val="en-IN"/>
              </w:rPr>
              <w:t>4</w:t>
            </w:r>
          </w:p>
        </w:tc>
        <w:tc>
          <w:tcPr>
            <w:tcW w:w="92.20pt" w:type="dxa"/>
            <w:hideMark/>
          </w:tcPr>
          <w:p w14:paraId="764A51DA" w14:textId="77777777" w:rsidR="00665E4A" w:rsidRPr="00665E4A" w:rsidRDefault="00665E4A" w:rsidP="00CA06CC">
            <w:pPr>
              <w:spacing w:line="13.80pt" w:lineRule="auto"/>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665E4A">
              <w:rPr>
                <w:rFonts w:cs="Times New Roman"/>
                <w:sz w:val="18"/>
                <w:szCs w:val="18"/>
                <w:lang w:val="en-IN"/>
              </w:rPr>
              <w:t>wmiadap.exe /F /T /R</w:t>
            </w:r>
          </w:p>
        </w:tc>
        <w:tc>
          <w:tcPr>
            <w:tcW w:w="122.45pt" w:type="dxa"/>
            <w:hideMark/>
          </w:tcPr>
          <w:p w14:paraId="1C32FEB3" w14:textId="77777777" w:rsidR="00665E4A" w:rsidRPr="00665E4A" w:rsidRDefault="00665E4A" w:rsidP="00CA06CC">
            <w:pPr>
              <w:spacing w:line="13.80pt" w:lineRule="auto"/>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665E4A">
              <w:rPr>
                <w:rFonts w:cs="Times New Roman"/>
                <w:sz w:val="18"/>
                <w:szCs w:val="18"/>
                <w:lang w:val="en-IN"/>
              </w:rPr>
              <w:t>System scan via WMI</w:t>
            </w:r>
          </w:p>
        </w:tc>
      </w:tr>
      <w:tr w:rsidR="00665E4A" w:rsidRPr="00665E4A" w14:paraId="5571A24E" w14:textId="77777777" w:rsidTr="00360885">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24B82277" w14:textId="77777777" w:rsidR="00665E4A" w:rsidRPr="00665E4A" w:rsidRDefault="00665E4A" w:rsidP="00CA06CC">
            <w:pPr>
              <w:spacing w:line="13.80pt" w:lineRule="auto"/>
              <w:jc w:val="both"/>
              <w:rPr>
                <w:rFonts w:ascii="Times New Roman" w:hAnsi="Times New Roman" w:cs="Times New Roman"/>
                <w:b w:val="0"/>
                <w:bCs w:val="0"/>
                <w:sz w:val="18"/>
                <w:szCs w:val="18"/>
                <w:lang w:val="en-IN"/>
              </w:rPr>
            </w:pPr>
            <w:r w:rsidRPr="00665E4A">
              <w:rPr>
                <w:rFonts w:ascii="Times New Roman" w:hAnsi="Times New Roman" w:cs="Times New Roman"/>
                <w:b w:val="0"/>
                <w:bCs w:val="0"/>
                <w:sz w:val="18"/>
                <w:szCs w:val="18"/>
                <w:lang w:val="en-IN"/>
              </w:rPr>
              <w:t>5</w:t>
            </w:r>
          </w:p>
        </w:tc>
        <w:tc>
          <w:tcPr>
            <w:tcW w:w="92.20pt" w:type="dxa"/>
            <w:hideMark/>
          </w:tcPr>
          <w:p w14:paraId="470EF031" w14:textId="77777777" w:rsidR="00665E4A" w:rsidRPr="00665E4A" w:rsidRDefault="00665E4A" w:rsidP="00CA06CC">
            <w:pPr>
              <w:spacing w:line="13.80pt" w:lineRule="auto"/>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665E4A">
              <w:rPr>
                <w:rFonts w:cs="Times New Roman"/>
                <w:sz w:val="18"/>
                <w:szCs w:val="18"/>
                <w:lang w:val="en-IN"/>
              </w:rPr>
              <w:t xml:space="preserve">svchost.exe -k </w:t>
            </w:r>
            <w:proofErr w:type="spellStart"/>
            <w:r w:rsidRPr="00665E4A">
              <w:rPr>
                <w:rFonts w:cs="Times New Roman"/>
                <w:sz w:val="18"/>
                <w:szCs w:val="18"/>
                <w:lang w:val="en-IN"/>
              </w:rPr>
              <w:t>swprv</w:t>
            </w:r>
            <w:proofErr w:type="spellEnd"/>
          </w:p>
        </w:tc>
        <w:tc>
          <w:tcPr>
            <w:tcW w:w="122.45pt" w:type="dxa"/>
            <w:hideMark/>
          </w:tcPr>
          <w:p w14:paraId="23217426" w14:textId="77777777" w:rsidR="00665E4A" w:rsidRPr="00665E4A" w:rsidRDefault="00665E4A" w:rsidP="00CA06CC">
            <w:pPr>
              <w:spacing w:line="13.80pt" w:lineRule="auto"/>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665E4A">
              <w:rPr>
                <w:rFonts w:cs="Times New Roman"/>
                <w:sz w:val="18"/>
                <w:szCs w:val="18"/>
                <w:lang w:val="en-IN"/>
              </w:rPr>
              <w:t>Shadow service hijack</w:t>
            </w:r>
          </w:p>
        </w:tc>
      </w:tr>
      <w:tr w:rsidR="00665E4A" w:rsidRPr="00665E4A" w14:paraId="431A57E0" w14:textId="77777777" w:rsidTr="00360885">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036C75A3" w14:textId="77777777" w:rsidR="00665E4A" w:rsidRPr="00665E4A" w:rsidRDefault="00665E4A" w:rsidP="00CA06CC">
            <w:pPr>
              <w:spacing w:line="13.80pt" w:lineRule="auto"/>
              <w:jc w:val="both"/>
              <w:rPr>
                <w:rFonts w:ascii="Times New Roman" w:hAnsi="Times New Roman" w:cs="Times New Roman"/>
                <w:b w:val="0"/>
                <w:bCs w:val="0"/>
                <w:sz w:val="18"/>
                <w:szCs w:val="18"/>
                <w:lang w:val="en-IN"/>
              </w:rPr>
            </w:pPr>
            <w:r w:rsidRPr="00665E4A">
              <w:rPr>
                <w:rFonts w:ascii="Times New Roman" w:hAnsi="Times New Roman" w:cs="Times New Roman"/>
                <w:b w:val="0"/>
                <w:bCs w:val="0"/>
                <w:sz w:val="18"/>
                <w:szCs w:val="18"/>
                <w:lang w:val="en-IN"/>
              </w:rPr>
              <w:t>6</w:t>
            </w:r>
          </w:p>
        </w:tc>
        <w:tc>
          <w:tcPr>
            <w:tcW w:w="92.20pt" w:type="dxa"/>
            <w:hideMark/>
          </w:tcPr>
          <w:p w14:paraId="72E9A5E2" w14:textId="77777777" w:rsidR="00665E4A" w:rsidRPr="00665E4A" w:rsidRDefault="00665E4A" w:rsidP="00CA06CC">
            <w:pPr>
              <w:spacing w:line="13.80pt" w:lineRule="auto"/>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665E4A">
              <w:rPr>
                <w:rFonts w:cs="Times New Roman"/>
                <w:sz w:val="18"/>
                <w:szCs w:val="18"/>
                <w:lang w:val="en-IN"/>
              </w:rPr>
              <w:t>wmiprvse.exe</w:t>
            </w:r>
          </w:p>
        </w:tc>
        <w:tc>
          <w:tcPr>
            <w:tcW w:w="122.45pt" w:type="dxa"/>
            <w:hideMark/>
          </w:tcPr>
          <w:p w14:paraId="088DCDBC" w14:textId="77777777" w:rsidR="00665E4A" w:rsidRPr="00665E4A" w:rsidRDefault="00665E4A" w:rsidP="00CA06CC">
            <w:pPr>
              <w:spacing w:line="13.80pt" w:lineRule="auto"/>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665E4A">
              <w:rPr>
                <w:rFonts w:cs="Times New Roman"/>
                <w:sz w:val="18"/>
                <w:szCs w:val="18"/>
                <w:lang w:val="en-IN"/>
              </w:rPr>
              <w:t>WMI command execution</w:t>
            </w:r>
          </w:p>
        </w:tc>
      </w:tr>
      <w:tr w:rsidR="00665E4A" w:rsidRPr="00665E4A" w14:paraId="3EC459EB" w14:textId="77777777" w:rsidTr="00360885">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64A9F727" w14:textId="77777777" w:rsidR="00665E4A" w:rsidRPr="00665E4A" w:rsidRDefault="00665E4A" w:rsidP="00CA06CC">
            <w:pPr>
              <w:spacing w:line="13.80pt" w:lineRule="auto"/>
              <w:jc w:val="both"/>
              <w:rPr>
                <w:rFonts w:ascii="Times New Roman" w:hAnsi="Times New Roman" w:cs="Times New Roman"/>
                <w:b w:val="0"/>
                <w:bCs w:val="0"/>
                <w:sz w:val="18"/>
                <w:szCs w:val="18"/>
                <w:lang w:val="en-IN"/>
              </w:rPr>
            </w:pPr>
            <w:r w:rsidRPr="00665E4A">
              <w:rPr>
                <w:rFonts w:ascii="Times New Roman" w:hAnsi="Times New Roman" w:cs="Times New Roman"/>
                <w:b w:val="0"/>
                <w:bCs w:val="0"/>
                <w:sz w:val="18"/>
                <w:szCs w:val="18"/>
                <w:lang w:val="en-IN"/>
              </w:rPr>
              <w:t>7</w:t>
            </w:r>
          </w:p>
        </w:tc>
        <w:tc>
          <w:tcPr>
            <w:tcW w:w="92.20pt" w:type="dxa"/>
            <w:hideMark/>
          </w:tcPr>
          <w:p w14:paraId="677B77A5" w14:textId="77777777" w:rsidR="00665E4A" w:rsidRPr="00665E4A" w:rsidRDefault="00665E4A" w:rsidP="00CA06CC">
            <w:pPr>
              <w:spacing w:line="13.80pt" w:lineRule="auto"/>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665E4A">
              <w:rPr>
                <w:rFonts w:cs="Times New Roman"/>
                <w:sz w:val="18"/>
                <w:szCs w:val="18"/>
                <w:lang w:val="en-IN"/>
              </w:rPr>
              <w:t>vssvc.exe</w:t>
            </w:r>
          </w:p>
        </w:tc>
        <w:tc>
          <w:tcPr>
            <w:tcW w:w="122.45pt" w:type="dxa"/>
            <w:hideMark/>
          </w:tcPr>
          <w:p w14:paraId="06A9E50A" w14:textId="77777777" w:rsidR="00665E4A" w:rsidRPr="00665E4A" w:rsidRDefault="00665E4A" w:rsidP="00CA06CC">
            <w:pPr>
              <w:spacing w:line="13.80pt" w:lineRule="auto"/>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665E4A">
              <w:rPr>
                <w:rFonts w:cs="Times New Roman"/>
                <w:sz w:val="18"/>
                <w:szCs w:val="18"/>
                <w:lang w:val="en-IN"/>
              </w:rPr>
              <w:t>Targets shadow backups</w:t>
            </w:r>
          </w:p>
        </w:tc>
      </w:tr>
      <w:tr w:rsidR="00665E4A" w:rsidRPr="00665E4A" w14:paraId="0EFEE361" w14:textId="77777777" w:rsidTr="00360885">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0DBA696F" w14:textId="77777777" w:rsidR="00665E4A" w:rsidRPr="00665E4A" w:rsidRDefault="00665E4A" w:rsidP="00CA06CC">
            <w:pPr>
              <w:spacing w:line="13.80pt" w:lineRule="auto"/>
              <w:jc w:val="both"/>
              <w:rPr>
                <w:rFonts w:ascii="Times New Roman" w:hAnsi="Times New Roman" w:cs="Times New Roman"/>
                <w:b w:val="0"/>
                <w:bCs w:val="0"/>
                <w:sz w:val="18"/>
                <w:szCs w:val="18"/>
                <w:lang w:val="en-IN"/>
              </w:rPr>
            </w:pPr>
            <w:r w:rsidRPr="00665E4A">
              <w:rPr>
                <w:rFonts w:ascii="Times New Roman" w:hAnsi="Times New Roman" w:cs="Times New Roman"/>
                <w:b w:val="0"/>
                <w:bCs w:val="0"/>
                <w:sz w:val="18"/>
                <w:szCs w:val="18"/>
                <w:lang w:val="en-IN"/>
              </w:rPr>
              <w:t>8</w:t>
            </w:r>
          </w:p>
        </w:tc>
        <w:tc>
          <w:tcPr>
            <w:tcW w:w="92.20pt" w:type="dxa"/>
            <w:hideMark/>
          </w:tcPr>
          <w:p w14:paraId="436B91BA" w14:textId="77777777" w:rsidR="00665E4A" w:rsidRPr="00665E4A" w:rsidRDefault="00665E4A" w:rsidP="00CA06CC">
            <w:pPr>
              <w:spacing w:line="13.80pt" w:lineRule="auto"/>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665E4A">
              <w:rPr>
                <w:rFonts w:cs="Times New Roman"/>
                <w:sz w:val="18"/>
                <w:szCs w:val="18"/>
                <w:lang w:val="en-IN"/>
              </w:rPr>
              <w:t>%SAMPLEPATH%</w:t>
            </w:r>
          </w:p>
        </w:tc>
        <w:tc>
          <w:tcPr>
            <w:tcW w:w="122.45pt" w:type="dxa"/>
            <w:hideMark/>
          </w:tcPr>
          <w:p w14:paraId="10C27493" w14:textId="77777777" w:rsidR="00665E4A" w:rsidRPr="00665E4A" w:rsidRDefault="00665E4A" w:rsidP="00CA06CC">
            <w:pPr>
              <w:spacing w:line="13.80pt" w:lineRule="auto"/>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665E4A">
              <w:rPr>
                <w:rFonts w:cs="Times New Roman"/>
                <w:sz w:val="18"/>
                <w:szCs w:val="18"/>
                <w:lang w:val="en-IN"/>
              </w:rPr>
              <w:t>In-memory payload execution</w:t>
            </w:r>
          </w:p>
        </w:tc>
      </w:tr>
      <w:tr w:rsidR="00665E4A" w:rsidRPr="00665E4A" w14:paraId="5C674587" w14:textId="77777777" w:rsidTr="00360885">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6365A7A6" w14:textId="77777777" w:rsidR="00665E4A" w:rsidRPr="00665E4A" w:rsidRDefault="00665E4A" w:rsidP="00CA06CC">
            <w:pPr>
              <w:spacing w:line="13.80pt" w:lineRule="auto"/>
              <w:jc w:val="both"/>
              <w:rPr>
                <w:rFonts w:ascii="Times New Roman" w:hAnsi="Times New Roman" w:cs="Times New Roman"/>
                <w:b w:val="0"/>
                <w:bCs w:val="0"/>
                <w:sz w:val="18"/>
                <w:szCs w:val="18"/>
                <w:lang w:val="en-IN"/>
              </w:rPr>
            </w:pPr>
            <w:r w:rsidRPr="00665E4A">
              <w:rPr>
                <w:rFonts w:ascii="Times New Roman" w:hAnsi="Times New Roman" w:cs="Times New Roman"/>
                <w:b w:val="0"/>
                <w:bCs w:val="0"/>
                <w:sz w:val="18"/>
                <w:szCs w:val="18"/>
                <w:lang w:val="en-IN"/>
              </w:rPr>
              <w:t>9</w:t>
            </w:r>
          </w:p>
        </w:tc>
        <w:tc>
          <w:tcPr>
            <w:tcW w:w="92.20pt" w:type="dxa"/>
            <w:hideMark/>
          </w:tcPr>
          <w:p w14:paraId="4DDD79F9" w14:textId="77777777" w:rsidR="00665E4A" w:rsidRPr="00665E4A" w:rsidRDefault="00665E4A" w:rsidP="00CA06CC">
            <w:pPr>
              <w:spacing w:line="13.80pt" w:lineRule="auto"/>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665E4A">
              <w:rPr>
                <w:rFonts w:cs="Times New Roman"/>
                <w:sz w:val="18"/>
                <w:szCs w:val="18"/>
                <w:lang w:val="en-IN"/>
              </w:rPr>
              <w:t>"%SAMPLEPATH%"</w:t>
            </w:r>
          </w:p>
        </w:tc>
        <w:tc>
          <w:tcPr>
            <w:tcW w:w="122.45pt" w:type="dxa"/>
            <w:hideMark/>
          </w:tcPr>
          <w:p w14:paraId="449D2A29" w14:textId="77777777" w:rsidR="00665E4A" w:rsidRPr="00665E4A" w:rsidRDefault="00665E4A" w:rsidP="00CA06CC">
            <w:pPr>
              <w:spacing w:line="13.80pt" w:lineRule="auto"/>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665E4A">
              <w:rPr>
                <w:rFonts w:cs="Times New Roman"/>
                <w:sz w:val="18"/>
                <w:szCs w:val="18"/>
                <w:lang w:val="en-IN"/>
              </w:rPr>
              <w:t>Execution confirmation</w:t>
            </w:r>
          </w:p>
        </w:tc>
      </w:tr>
      <w:tr w:rsidR="00665E4A" w:rsidRPr="00665E4A" w14:paraId="5961AF4C" w14:textId="77777777" w:rsidTr="00360885">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00E335B2" w14:textId="77777777" w:rsidR="00665E4A" w:rsidRPr="00665E4A" w:rsidRDefault="00665E4A" w:rsidP="00CA06CC">
            <w:pPr>
              <w:spacing w:line="13.80pt" w:lineRule="auto"/>
              <w:jc w:val="both"/>
              <w:rPr>
                <w:rFonts w:ascii="Times New Roman" w:hAnsi="Times New Roman" w:cs="Times New Roman"/>
                <w:b w:val="0"/>
                <w:bCs w:val="0"/>
                <w:sz w:val="18"/>
                <w:szCs w:val="18"/>
                <w:lang w:val="en-IN"/>
              </w:rPr>
            </w:pPr>
            <w:r w:rsidRPr="00665E4A">
              <w:rPr>
                <w:rFonts w:ascii="Times New Roman" w:hAnsi="Times New Roman" w:cs="Times New Roman"/>
                <w:b w:val="0"/>
                <w:bCs w:val="0"/>
                <w:sz w:val="18"/>
                <w:szCs w:val="18"/>
                <w:lang w:val="en-IN"/>
              </w:rPr>
              <w:t>10</w:t>
            </w:r>
          </w:p>
        </w:tc>
        <w:tc>
          <w:tcPr>
            <w:tcW w:w="92.20pt" w:type="dxa"/>
            <w:hideMark/>
          </w:tcPr>
          <w:p w14:paraId="278FA57D" w14:textId="77777777" w:rsidR="00665E4A" w:rsidRPr="00665E4A" w:rsidRDefault="00665E4A" w:rsidP="00CA06CC">
            <w:pPr>
              <w:spacing w:line="13.80pt" w:lineRule="auto"/>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665E4A">
              <w:rPr>
                <w:rFonts w:cs="Times New Roman"/>
                <w:sz w:val="18"/>
                <w:szCs w:val="18"/>
                <w:lang w:val="en-IN"/>
              </w:rPr>
              <w:t>%SAMPLEPATH% -work</w:t>
            </w:r>
          </w:p>
        </w:tc>
        <w:tc>
          <w:tcPr>
            <w:tcW w:w="122.45pt" w:type="dxa"/>
            <w:hideMark/>
          </w:tcPr>
          <w:p w14:paraId="4CCC6C40" w14:textId="77777777" w:rsidR="00665E4A" w:rsidRPr="00665E4A" w:rsidRDefault="00665E4A" w:rsidP="00CA06CC">
            <w:pPr>
              <w:spacing w:line="13.80pt" w:lineRule="auto"/>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665E4A">
              <w:rPr>
                <w:rFonts w:cs="Times New Roman"/>
                <w:sz w:val="18"/>
                <w:szCs w:val="18"/>
                <w:lang w:val="en-IN"/>
              </w:rPr>
              <w:t>Starts encryption threads</w:t>
            </w:r>
          </w:p>
        </w:tc>
      </w:tr>
    </w:tbl>
    <w:p w14:paraId="693690D1" w14:textId="77777777" w:rsidR="00C83460" w:rsidRDefault="00C83460" w:rsidP="00C83460">
      <w:pPr>
        <w:spacing w:before="3pt" w:after="1pt"/>
        <w:jc w:val="both"/>
        <w:rPr>
          <w:rFonts w:eastAsia="Times New Roman"/>
          <w:b/>
          <w:bCs/>
        </w:rPr>
      </w:pPr>
      <w:r w:rsidRPr="00DF02D3">
        <w:rPr>
          <w:rFonts w:eastAsia="Times New Roman"/>
          <w:b/>
          <w:bCs/>
        </w:rPr>
        <w:t>Full Execution Cycle:</w:t>
      </w:r>
    </w:p>
    <w:p w14:paraId="57506617" w14:textId="2749C47E" w:rsidR="00987ACB" w:rsidRPr="00987ACB" w:rsidRDefault="00987ACB" w:rsidP="00C83460">
      <w:pPr>
        <w:spacing w:before="3pt" w:after="1pt"/>
        <w:jc w:val="both"/>
      </w:pPr>
      <w:r w:rsidRPr="00987ACB">
        <w:t xml:space="preserve">The Ryuk payload runs completely in memory without using any files which </w:t>
      </w:r>
      <w:proofErr w:type="gramStart"/>
      <w:r w:rsidRPr="00987ACB">
        <w:t>enables</w:t>
      </w:r>
      <w:proofErr w:type="gramEnd"/>
      <w:r w:rsidRPr="00987ACB">
        <w:t xml:space="preserve"> it to take control of Windows Error Reporting through its </w:t>
      </w:r>
      <w:proofErr w:type="spellStart"/>
      <w:r w:rsidRPr="00987ACB">
        <w:t>svchost</w:t>
      </w:r>
      <w:proofErr w:type="spellEnd"/>
      <w:r w:rsidRPr="00987ACB">
        <w:t xml:space="preserve"> </w:t>
      </w:r>
      <w:proofErr w:type="spellStart"/>
      <w:r w:rsidRPr="00987ACB">
        <w:t>WerSvcGroup</w:t>
      </w:r>
      <w:proofErr w:type="spellEnd"/>
      <w:r w:rsidRPr="00987ACB">
        <w:t xml:space="preserve"> component. The system creates two fake error reports through </w:t>
      </w:r>
      <w:proofErr w:type="spellStart"/>
      <w:r w:rsidRPr="00987ACB">
        <w:t>WerFault</w:t>
      </w:r>
      <w:proofErr w:type="spellEnd"/>
      <w:r w:rsidRPr="00987ACB">
        <w:t xml:space="preserve"> x2 which enables it to proceed with scanning system data through WMI using </w:t>
      </w:r>
      <w:proofErr w:type="spellStart"/>
      <w:r w:rsidRPr="00987ACB">
        <w:t>wmiadap</w:t>
      </w:r>
      <w:proofErr w:type="spellEnd"/>
      <w:r w:rsidRPr="00987ACB">
        <w:t xml:space="preserve">. The system takes control of the Shadow Copy service through </w:t>
      </w:r>
      <w:proofErr w:type="spellStart"/>
      <w:r w:rsidRPr="00987ACB">
        <w:t>vssvc</w:t>
      </w:r>
      <w:proofErr w:type="spellEnd"/>
      <w:r w:rsidRPr="00987ACB">
        <w:t xml:space="preserve"> to run its primary tasks from RAM. The system uses its C2 channel for double-extortion purposes to extract data from the system. The system uses AES-256 and RSA-4096 encryption to protect its files. The system creates a ransom note through the RyukReadMe.txt file.</w:t>
      </w:r>
    </w:p>
    <w:p w14:paraId="6084B46B" w14:textId="77777777" w:rsidR="00C83460" w:rsidRDefault="00C83460" w:rsidP="00C83460">
      <w:pPr>
        <w:spacing w:before="3pt" w:after="1pt"/>
        <w:jc w:val="both"/>
        <w:rPr>
          <w:rFonts w:eastAsia="Times New Roman"/>
          <w:b/>
          <w:bCs/>
        </w:rPr>
      </w:pPr>
      <w:r w:rsidRPr="00DF02D3">
        <w:rPr>
          <w:rFonts w:eastAsia="Times New Roman"/>
          <w:b/>
          <w:bCs/>
        </w:rPr>
        <w:t>Detection Insight (WOA-Based):</w:t>
      </w:r>
    </w:p>
    <w:p w14:paraId="529AC8A7" w14:textId="23391955" w:rsidR="00987ACB" w:rsidRPr="00987ACB" w:rsidRDefault="00987ACB" w:rsidP="00C83460">
      <w:pPr>
        <w:spacing w:before="3pt" w:after="1pt"/>
        <w:jc w:val="both"/>
      </w:pPr>
      <w:r w:rsidRPr="00987ACB">
        <w:t xml:space="preserve">Ryuk's fileless execution leaves no on-disk executable artifacts; RAM analysis is the sole detection surface. The execution analysis of </w:t>
      </w:r>
      <w:proofErr w:type="spellStart"/>
      <w:r w:rsidRPr="00987ACB">
        <w:t>MalwareBazaar</w:t>
      </w:r>
      <w:proofErr w:type="spellEnd"/>
      <w:r w:rsidRPr="00987ACB">
        <w:t xml:space="preserve"> together with behavior-derived memory indicators shows that WOA-based optimization identifies both the </w:t>
      </w:r>
      <w:proofErr w:type="spellStart"/>
      <w:r w:rsidRPr="00987ACB">
        <w:t>svchost</w:t>
      </w:r>
      <w:proofErr w:type="spellEnd"/>
      <w:r w:rsidRPr="00987ACB">
        <w:t xml:space="preserve"> injection pattern and the unique VAD tree structures which are associated with Ryuk's payload loading. The exfiltration phase is detectable through network socket artifacts </w:t>
      </w:r>
      <w:proofErr w:type="spellStart"/>
      <w:r w:rsidRPr="00987ACB">
        <w:t>whichRAMshows</w:t>
      </w:r>
      <w:proofErr w:type="spellEnd"/>
      <w:r w:rsidRPr="00987ACB">
        <w:t xml:space="preserve"> the encryptedC2 connections </w:t>
      </w:r>
      <w:proofErr w:type="spellStart"/>
      <w:r w:rsidRPr="00987ACB">
        <w:t>thatenablepre</w:t>
      </w:r>
      <w:proofErr w:type="spellEnd"/>
      <w:r w:rsidRPr="00987ACB">
        <w:t>-</w:t>
      </w:r>
      <w:proofErr w:type="spellStart"/>
      <w:r w:rsidRPr="00987ACB">
        <w:t>encryptioninterventionagainstdouble</w:t>
      </w:r>
      <w:proofErr w:type="spellEnd"/>
      <w:r w:rsidRPr="00987ACB">
        <w:t>-extortion.</w:t>
      </w:r>
    </w:p>
    <w:p w14:paraId="423A91AE" w14:textId="2C89FFB4" w:rsidR="00F56575" w:rsidRPr="00F56575" w:rsidRDefault="00F56575" w:rsidP="00A548B6">
      <w:pPr>
        <w:pStyle w:val="ListParagraph"/>
        <w:numPr>
          <w:ilvl w:val="0"/>
          <w:numId w:val="34"/>
        </w:numPr>
        <w:spacing w:before="1pt" w:after="4pt"/>
        <w:ind w:start="18pt"/>
        <w:jc w:val="both"/>
        <w:rPr>
          <w:b/>
          <w:bCs/>
        </w:rPr>
      </w:pPr>
      <w:r w:rsidRPr="00F56575">
        <w:rPr>
          <w:b/>
          <w:bCs/>
        </w:rPr>
        <w:t>Conti</w:t>
      </w:r>
    </w:p>
    <w:p w14:paraId="386AB57A" w14:textId="23CAE76A" w:rsidR="00C83460" w:rsidRPr="004C74EB" w:rsidRDefault="00C83460" w:rsidP="00DF02D3">
      <w:pPr>
        <w:spacing w:before="1pt" w:after="4pt"/>
        <w:jc w:val="both"/>
      </w:pPr>
      <w:r w:rsidRPr="004C74EB">
        <w:rPr>
          <w:rFonts w:eastAsia="Times New Roman"/>
          <w:i/>
          <w:iCs/>
        </w:rPr>
        <w:t xml:space="preserve">Source: </w:t>
      </w:r>
      <w:proofErr w:type="spellStart"/>
      <w:r w:rsidRPr="004C74EB">
        <w:rPr>
          <w:rFonts w:eastAsia="Times New Roman"/>
          <w:i/>
          <w:iCs/>
        </w:rPr>
        <w:t>MalwareBazaar</w:t>
      </w:r>
      <w:proofErr w:type="spellEnd"/>
      <w:r w:rsidRPr="004C74EB">
        <w:rPr>
          <w:rFonts w:eastAsia="Times New Roman"/>
          <w:i/>
          <w:iCs/>
        </w:rPr>
        <w:t xml:space="preserve"> / </w:t>
      </w:r>
      <w:proofErr w:type="spellStart"/>
      <w:r w:rsidRPr="004C74EB">
        <w:rPr>
          <w:rFonts w:eastAsia="Times New Roman"/>
          <w:i/>
          <w:iCs/>
        </w:rPr>
        <w:t>VirusTotal</w:t>
      </w:r>
      <w:proofErr w:type="spellEnd"/>
      <w:r w:rsidRPr="004C74EB">
        <w:rPr>
          <w:rFonts w:eastAsia="Times New Roman"/>
          <w:i/>
          <w:iCs/>
        </w:rPr>
        <w:t xml:space="preserve">     |     Type: Fileless Ransomware</w:t>
      </w:r>
    </w:p>
    <w:p w14:paraId="70C0EA6D" w14:textId="77777777" w:rsidR="00C83460" w:rsidRPr="004C74EB" w:rsidRDefault="00C83460" w:rsidP="00C83460">
      <w:pPr>
        <w:spacing w:before="3pt" w:after="1pt"/>
        <w:jc w:val="both"/>
      </w:pPr>
      <w:r w:rsidRPr="004C74EB">
        <w:rPr>
          <w:rFonts w:eastAsia="Times New Roman"/>
        </w:rPr>
        <w:t>Description:</w:t>
      </w:r>
    </w:p>
    <w:p w14:paraId="33EE4106" w14:textId="5981D2A2" w:rsidR="00C83460" w:rsidRPr="004C74EB" w:rsidRDefault="00987ACB" w:rsidP="00C83460">
      <w:pPr>
        <w:spacing w:before="1pt" w:after="3pt"/>
        <w:jc w:val="both"/>
      </w:pPr>
      <w:r w:rsidRPr="00987ACB">
        <w:rPr>
          <w:rFonts w:eastAsia="Times New Roman"/>
        </w:rPr>
        <w:t xml:space="preserve">The malware operates as fileless ransomware which masquerades as authentic Windows processes </w:t>
      </w:r>
      <w:proofErr w:type="gramStart"/>
      <w:r w:rsidRPr="00987ACB">
        <w:rPr>
          <w:rFonts w:eastAsia="Times New Roman"/>
        </w:rPr>
        <w:t xml:space="preserve">through the use </w:t>
      </w:r>
      <w:r w:rsidRPr="00987ACB">
        <w:rPr>
          <w:rFonts w:eastAsia="Times New Roman"/>
        </w:rPr>
        <w:t>of</w:t>
      </w:r>
      <w:proofErr w:type="gramEnd"/>
      <w:r w:rsidRPr="00987ACB">
        <w:rPr>
          <w:rFonts w:eastAsia="Times New Roman"/>
        </w:rPr>
        <w:t xml:space="preserve"> svchost.exe. It uses WMIC to remove all Volume Shadow Copies while its hidden console windows enable execution of its tasks. The WMIC </w:t>
      </w:r>
      <w:proofErr w:type="spellStart"/>
      <w:r w:rsidRPr="00987ACB">
        <w:rPr>
          <w:rFonts w:eastAsia="Times New Roman"/>
        </w:rPr>
        <w:t>shadowcopy</w:t>
      </w:r>
      <w:proofErr w:type="spellEnd"/>
      <w:r w:rsidRPr="00987ACB">
        <w:rPr>
          <w:rFonts w:eastAsia="Times New Roman"/>
        </w:rPr>
        <w:t xml:space="preserve"> delete command functions as the primary double-extortion behavior indicator which serves as the main identification mark of Conti's ransomware-as-a-service operation</w:t>
      </w:r>
      <w:r w:rsidR="00C83460" w:rsidRPr="004C74EB">
        <w:rPr>
          <w:rFonts w:eastAsia="Times New Roman"/>
        </w:rPr>
        <w:t>.</w:t>
      </w:r>
    </w:p>
    <w:p w14:paraId="5DD705DF" w14:textId="56414C89" w:rsidR="00D94B6C" w:rsidRPr="00654DBA" w:rsidRDefault="00C83460" w:rsidP="00C83460">
      <w:pPr>
        <w:jc w:val="both"/>
        <w:rPr>
          <w:rFonts w:eastAsia="Times New Roman"/>
          <w:b/>
          <w:bCs/>
        </w:rPr>
      </w:pPr>
      <w:r w:rsidRPr="00654DBA">
        <w:rPr>
          <w:rFonts w:eastAsia="Times New Roman"/>
          <w:b/>
          <w:bCs/>
        </w:rPr>
        <w:t>Capabilities:</w:t>
      </w:r>
    </w:p>
    <w:tbl>
      <w:tblPr>
        <w:tblStyle w:val="LightGrid-Accent1"/>
        <w:tblW w:w="247.85pt" w:type="dxa"/>
        <w:tblLayout w:type="fixed"/>
        <w:tblLook w:firstRow="0" w:lastRow="0" w:firstColumn="0" w:lastColumn="0" w:noHBand="0" w:noVBand="0"/>
      </w:tblPr>
      <w:tblGrid>
        <w:gridCol w:w="979"/>
        <w:gridCol w:w="3978"/>
      </w:tblGrid>
      <w:tr w:rsidR="00C83460" w:rsidRPr="00C83460" w14:paraId="3DF253C6" w14:textId="77777777" w:rsidTr="00CA06CC">
        <w:trPr>
          <w:cnfStyle w:firstRow="0" w:lastRow="0" w:firstColumn="0" w:lastColumn="0" w:oddVBand="0" w:evenVBand="0" w:oddHBand="1" w:evenHBand="0" w:firstRowFirstColumn="0" w:firstRowLastColumn="0" w:lastRowFirstColumn="0" w:lastRowLastColumn="0"/>
          <w:trHeight w:val="214"/>
        </w:trPr>
        <w:tc>
          <w:tcPr>
            <w:cnfStyle w:firstRow="0" w:lastRow="0" w:firstColumn="0" w:lastColumn="0" w:oddVBand="1" w:evenVBand="0" w:oddHBand="0" w:evenHBand="0" w:firstRowFirstColumn="0" w:firstRowLastColumn="0" w:lastRowFirstColumn="0" w:lastRowLastColumn="0"/>
            <w:tcW w:w="48.95pt" w:type="dxa"/>
            <w:shd w:val="clear" w:color="auto" w:fill="2E74B5" w:themeFill="accent1" w:themeFillShade="BF"/>
          </w:tcPr>
          <w:p w14:paraId="2BAF0C82" w14:textId="77777777" w:rsidR="00C83460" w:rsidRPr="00C83460" w:rsidRDefault="00C83460" w:rsidP="00B13EE1">
            <w:pPr>
              <w:spacing w:before="2pt" w:after="2pt"/>
              <w:rPr>
                <w:color w:val="FFFFFF" w:themeColor="background1"/>
                <w:sz w:val="18"/>
                <w:szCs w:val="18"/>
              </w:rPr>
            </w:pPr>
            <w:r w:rsidRPr="00C83460">
              <w:rPr>
                <w:rFonts w:eastAsia="Times New Roman" w:cs="Times New Roman"/>
                <w:b/>
                <w:bCs/>
                <w:color w:val="FFFFFF" w:themeColor="background1"/>
                <w:sz w:val="18"/>
                <w:szCs w:val="18"/>
              </w:rPr>
              <w:t>Category</w:t>
            </w:r>
          </w:p>
        </w:tc>
        <w:tc>
          <w:tcPr>
            <w:tcW w:w="198.90pt" w:type="dxa"/>
            <w:shd w:val="clear" w:color="auto" w:fill="2E74B5" w:themeFill="accent1" w:themeFillShade="BF"/>
          </w:tcPr>
          <w:p w14:paraId="757FABE5" w14:textId="77777777" w:rsidR="00C83460" w:rsidRPr="00C83460" w:rsidRDefault="00C83460" w:rsidP="00B13EE1">
            <w:pPr>
              <w:spacing w:before="2pt" w:after="2pt"/>
              <w:cnfStyle w:firstRow="0" w:lastRow="0" w:firstColumn="0" w:lastColumn="0" w:oddVBand="0" w:evenVBand="0" w:oddHBand="1" w:evenHBand="0" w:firstRowFirstColumn="0" w:firstRowLastColumn="0" w:lastRowFirstColumn="0" w:lastRowLastColumn="0"/>
              <w:rPr>
                <w:color w:val="FFFFFF" w:themeColor="background1"/>
                <w:sz w:val="18"/>
                <w:szCs w:val="18"/>
              </w:rPr>
            </w:pPr>
            <w:r w:rsidRPr="00C83460">
              <w:rPr>
                <w:rFonts w:eastAsia="Times New Roman" w:cs="Times New Roman"/>
                <w:b/>
                <w:bCs/>
                <w:color w:val="FFFFFF" w:themeColor="background1"/>
                <w:sz w:val="18"/>
                <w:szCs w:val="18"/>
              </w:rPr>
              <w:t>Capability Tags</w:t>
            </w:r>
          </w:p>
        </w:tc>
      </w:tr>
      <w:tr w:rsidR="00C83460" w:rsidRPr="00C83460" w14:paraId="555E1201" w14:textId="77777777" w:rsidTr="0024646B">
        <w:trPr>
          <w:cnfStyle w:firstRow="0" w:lastRow="0" w:firstColumn="0" w:lastColumn="0" w:oddVBand="0" w:evenVBand="0" w:oddHBand="0" w:evenHBand="1" w:firstRowFirstColumn="0" w:firstRowLastColumn="0" w:lastRowFirstColumn="0" w:lastRowLastColumn="0"/>
          <w:trHeight w:val="214"/>
        </w:trPr>
        <w:tc>
          <w:tcPr>
            <w:cnfStyle w:firstRow="0" w:lastRow="0" w:firstColumn="0" w:lastColumn="0" w:oddVBand="1" w:evenVBand="0" w:oddHBand="0" w:evenHBand="0" w:firstRowFirstColumn="0" w:firstRowLastColumn="0" w:lastRowFirstColumn="0" w:lastRowLastColumn="0"/>
            <w:tcW w:w="48.95pt" w:type="dxa"/>
            <w:shd w:val="clear" w:color="auto" w:fill="FFFFFF" w:themeFill="background1"/>
          </w:tcPr>
          <w:p w14:paraId="148495D8" w14:textId="77777777" w:rsidR="00C83460" w:rsidRPr="00C83460" w:rsidRDefault="00C83460" w:rsidP="00B13EE1">
            <w:pPr>
              <w:spacing w:before="2pt" w:after="2pt"/>
              <w:rPr>
                <w:sz w:val="18"/>
                <w:szCs w:val="18"/>
              </w:rPr>
            </w:pPr>
            <w:r w:rsidRPr="00C83460">
              <w:rPr>
                <w:rFonts w:eastAsia="Times New Roman" w:cs="Times New Roman"/>
                <w:sz w:val="18"/>
                <w:szCs w:val="18"/>
              </w:rPr>
              <w:t>Anti-Analysis</w:t>
            </w:r>
          </w:p>
        </w:tc>
        <w:tc>
          <w:tcPr>
            <w:tcW w:w="198.90pt" w:type="dxa"/>
          </w:tcPr>
          <w:p w14:paraId="3D753AD0" w14:textId="77777777" w:rsidR="00C83460" w:rsidRPr="00C83460" w:rsidRDefault="00C83460" w:rsidP="00B13EE1">
            <w:pPr>
              <w:spacing w:before="2pt" w:after="2pt"/>
              <w:cnfStyle w:firstRow="0" w:lastRow="0" w:firstColumn="0" w:lastColumn="0" w:oddVBand="0" w:evenVBand="0" w:oddHBand="0" w:evenHBand="1" w:firstRowFirstColumn="0" w:firstRowLastColumn="0" w:lastRowFirstColumn="0" w:lastRowLastColumn="0"/>
              <w:rPr>
                <w:sz w:val="18"/>
                <w:szCs w:val="18"/>
              </w:rPr>
            </w:pPr>
            <w:r w:rsidRPr="00C83460">
              <w:rPr>
                <w:rFonts w:eastAsia="Times New Roman" w:cs="Times New Roman"/>
                <w:sz w:val="18"/>
                <w:szCs w:val="18"/>
              </w:rPr>
              <w:t>+ Anti-</w:t>
            </w:r>
            <w:proofErr w:type="gramStart"/>
            <w:r w:rsidRPr="00C83460">
              <w:rPr>
                <w:rFonts w:eastAsia="Times New Roman" w:cs="Times New Roman"/>
                <w:sz w:val="18"/>
                <w:szCs w:val="18"/>
              </w:rPr>
              <w:t>Analysis  |</w:t>
            </w:r>
            <w:proofErr w:type="gramEnd"/>
            <w:r w:rsidRPr="00C83460">
              <w:rPr>
                <w:rFonts w:eastAsia="Times New Roman" w:cs="Times New Roman"/>
                <w:sz w:val="18"/>
                <w:szCs w:val="18"/>
              </w:rPr>
              <w:t xml:space="preserve">  + Load-Code</w:t>
            </w:r>
          </w:p>
        </w:tc>
      </w:tr>
      <w:tr w:rsidR="00C83460" w:rsidRPr="00C83460" w14:paraId="33BA9A04" w14:textId="77777777" w:rsidTr="00CA06CC">
        <w:trPr>
          <w:cnfStyle w:firstRow="0" w:lastRow="0" w:firstColumn="0" w:lastColumn="0" w:oddVBand="0" w:evenVBand="0" w:oddHBand="1" w:evenHBand="0" w:firstRowFirstColumn="0" w:firstRowLastColumn="0" w:lastRowFirstColumn="0" w:lastRowLastColumn="0"/>
          <w:trHeight w:val="356"/>
        </w:trPr>
        <w:tc>
          <w:tcPr>
            <w:cnfStyle w:firstRow="0" w:lastRow="0" w:firstColumn="0" w:lastColumn="0" w:oddVBand="1" w:evenVBand="0" w:oddHBand="0" w:evenHBand="0" w:firstRowFirstColumn="0" w:firstRowLastColumn="0" w:lastRowFirstColumn="0" w:lastRowLastColumn="0"/>
            <w:tcW w:w="48.95pt" w:type="dxa"/>
          </w:tcPr>
          <w:p w14:paraId="14E5A567" w14:textId="77777777" w:rsidR="00C83460" w:rsidRPr="00C83460" w:rsidRDefault="00C83460" w:rsidP="00B13EE1">
            <w:pPr>
              <w:spacing w:before="2pt" w:after="2pt"/>
              <w:rPr>
                <w:sz w:val="18"/>
                <w:szCs w:val="18"/>
              </w:rPr>
            </w:pPr>
            <w:r w:rsidRPr="00C83460">
              <w:rPr>
                <w:rFonts w:eastAsia="Times New Roman" w:cs="Times New Roman"/>
                <w:sz w:val="18"/>
                <w:szCs w:val="18"/>
              </w:rPr>
              <w:t>Data Manipulation</w:t>
            </w:r>
          </w:p>
        </w:tc>
        <w:tc>
          <w:tcPr>
            <w:tcW w:w="198.90pt" w:type="dxa"/>
          </w:tcPr>
          <w:p w14:paraId="49072F9E" w14:textId="77777777" w:rsidR="00C83460" w:rsidRPr="00C83460" w:rsidRDefault="00C83460" w:rsidP="00B13EE1">
            <w:pPr>
              <w:spacing w:before="2pt" w:after="2pt"/>
              <w:cnfStyle w:firstRow="0" w:lastRow="0" w:firstColumn="0" w:lastColumn="0" w:oddVBand="0" w:evenVBand="0" w:oddHBand="1" w:evenHBand="0" w:firstRowFirstColumn="0" w:firstRowLastColumn="0" w:lastRowFirstColumn="0" w:lastRowLastColumn="0"/>
              <w:rPr>
                <w:sz w:val="18"/>
                <w:szCs w:val="18"/>
              </w:rPr>
            </w:pPr>
            <w:r w:rsidRPr="00C83460">
              <w:rPr>
                <w:rFonts w:eastAsia="Times New Roman" w:cs="Times New Roman"/>
                <w:sz w:val="18"/>
                <w:szCs w:val="18"/>
              </w:rPr>
              <w:t>+ Data-Manipulation</w:t>
            </w:r>
          </w:p>
        </w:tc>
      </w:tr>
      <w:tr w:rsidR="00C83460" w:rsidRPr="00C83460" w14:paraId="13B3F630" w14:textId="77777777" w:rsidTr="00CA06CC">
        <w:trPr>
          <w:cnfStyle w:firstRow="0" w:lastRow="0" w:firstColumn="0" w:lastColumn="0" w:oddVBand="0" w:evenVBand="0" w:oddHBand="0" w:evenHBand="1" w:firstRowFirstColumn="0" w:firstRowLastColumn="0" w:lastRowFirstColumn="0" w:lastRowLastColumn="0"/>
          <w:trHeight w:val="356"/>
        </w:trPr>
        <w:tc>
          <w:tcPr>
            <w:cnfStyle w:firstRow="0" w:lastRow="0" w:firstColumn="0" w:lastColumn="0" w:oddVBand="1" w:evenVBand="0" w:oddHBand="0" w:evenHBand="0" w:firstRowFirstColumn="0" w:firstRowLastColumn="0" w:lastRowFirstColumn="0" w:lastRowLastColumn="0"/>
            <w:tcW w:w="48.95pt" w:type="dxa"/>
          </w:tcPr>
          <w:p w14:paraId="18B34839" w14:textId="77777777" w:rsidR="00C83460" w:rsidRPr="00C83460" w:rsidRDefault="00C83460" w:rsidP="00B13EE1">
            <w:pPr>
              <w:spacing w:before="2pt" w:after="2pt"/>
              <w:rPr>
                <w:sz w:val="18"/>
                <w:szCs w:val="18"/>
              </w:rPr>
            </w:pPr>
            <w:r w:rsidRPr="00C83460">
              <w:rPr>
                <w:rFonts w:eastAsia="Times New Roman" w:cs="Times New Roman"/>
                <w:sz w:val="18"/>
                <w:szCs w:val="18"/>
              </w:rPr>
              <w:t>Host Interaction</w:t>
            </w:r>
          </w:p>
        </w:tc>
        <w:tc>
          <w:tcPr>
            <w:tcW w:w="198.90pt" w:type="dxa"/>
          </w:tcPr>
          <w:p w14:paraId="30E67219" w14:textId="77777777" w:rsidR="00C83460" w:rsidRPr="00C83460" w:rsidRDefault="00C83460" w:rsidP="00B13EE1">
            <w:pPr>
              <w:spacing w:before="2pt" w:after="2pt"/>
              <w:cnfStyle w:firstRow="0" w:lastRow="0" w:firstColumn="0" w:lastColumn="0" w:oddVBand="0" w:evenVBand="0" w:oddHBand="0" w:evenHBand="1" w:firstRowFirstColumn="0" w:firstRowLastColumn="0" w:lastRowFirstColumn="0" w:lastRowLastColumn="0"/>
              <w:rPr>
                <w:sz w:val="18"/>
                <w:szCs w:val="18"/>
              </w:rPr>
            </w:pPr>
            <w:r w:rsidRPr="00C83460">
              <w:rPr>
                <w:rFonts w:eastAsia="Times New Roman" w:cs="Times New Roman"/>
                <w:sz w:val="18"/>
                <w:szCs w:val="18"/>
              </w:rPr>
              <w:t>+ Host-</w:t>
            </w:r>
            <w:proofErr w:type="gramStart"/>
            <w:r w:rsidRPr="00C83460">
              <w:rPr>
                <w:rFonts w:eastAsia="Times New Roman" w:cs="Times New Roman"/>
                <w:sz w:val="18"/>
                <w:szCs w:val="18"/>
              </w:rPr>
              <w:t>Interaction  |</w:t>
            </w:r>
            <w:proofErr w:type="gramEnd"/>
            <w:r w:rsidRPr="00C83460">
              <w:rPr>
                <w:rFonts w:eastAsia="Times New Roman" w:cs="Times New Roman"/>
                <w:sz w:val="18"/>
                <w:szCs w:val="18"/>
              </w:rPr>
              <w:t xml:space="preserve">  + </w:t>
            </w:r>
            <w:proofErr w:type="gramStart"/>
            <w:r w:rsidRPr="00C83460">
              <w:rPr>
                <w:rFonts w:eastAsia="Times New Roman" w:cs="Times New Roman"/>
                <w:sz w:val="18"/>
                <w:szCs w:val="18"/>
              </w:rPr>
              <w:t>Linking  |</w:t>
            </w:r>
            <w:proofErr w:type="gramEnd"/>
            <w:r w:rsidRPr="00C83460">
              <w:rPr>
                <w:rFonts w:eastAsia="Times New Roman" w:cs="Times New Roman"/>
                <w:sz w:val="18"/>
                <w:szCs w:val="18"/>
              </w:rPr>
              <w:t xml:space="preserve">  + Collection</w:t>
            </w:r>
          </w:p>
        </w:tc>
      </w:tr>
    </w:tbl>
    <w:p w14:paraId="720E9171" w14:textId="6BC7B452" w:rsidR="00C83460" w:rsidRPr="00654DBA" w:rsidRDefault="00C83460" w:rsidP="00C83460">
      <w:pPr>
        <w:spacing w:before="3pt" w:after="1pt"/>
        <w:jc w:val="both"/>
        <w:rPr>
          <w:b/>
          <w:bCs/>
        </w:rPr>
      </w:pPr>
      <w:r w:rsidRPr="00654DBA">
        <w:rPr>
          <w:rFonts w:eastAsia="Times New Roman"/>
          <w:b/>
          <w:bCs/>
        </w:rPr>
        <w:t>Process Tree / Execution Cycle:</w:t>
      </w:r>
    </w:p>
    <w:tbl>
      <w:tblPr>
        <w:tblStyle w:val="LightGrid-Accent1"/>
        <w:tblW w:w="247pt" w:type="dxa"/>
        <w:tblLook w:firstRow="1" w:lastRow="0" w:firstColumn="1" w:lastColumn="0" w:noHBand="0" w:noVBand="1"/>
      </w:tblPr>
      <w:tblGrid>
        <w:gridCol w:w="557"/>
        <w:gridCol w:w="1697"/>
        <w:gridCol w:w="2686"/>
      </w:tblGrid>
      <w:tr w:rsidR="00C83460" w:rsidRPr="00C83460" w14:paraId="4DD34878" w14:textId="77777777" w:rsidTr="00360885">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shd w:val="clear" w:color="auto" w:fill="2E74B5" w:themeFill="accent1" w:themeFillShade="BF"/>
            <w:hideMark/>
          </w:tcPr>
          <w:p w14:paraId="2F351E36" w14:textId="77777777" w:rsidR="00C83460" w:rsidRPr="00C83460" w:rsidRDefault="00C83460" w:rsidP="00CA06CC">
            <w:pPr>
              <w:spacing w:line="13.80pt" w:lineRule="auto"/>
              <w:jc w:val="both"/>
              <w:rPr>
                <w:rFonts w:ascii="Times New Roman" w:hAnsi="Times New Roman" w:cs="Times New Roman"/>
                <w:color w:val="FFFFFF" w:themeColor="background1"/>
                <w:sz w:val="18"/>
                <w:szCs w:val="18"/>
                <w:lang w:val="en-IN"/>
              </w:rPr>
            </w:pPr>
            <w:r w:rsidRPr="00C83460">
              <w:rPr>
                <w:rFonts w:ascii="Times New Roman" w:hAnsi="Times New Roman" w:cs="Times New Roman"/>
                <w:color w:val="FFFFFF" w:themeColor="background1"/>
                <w:sz w:val="18"/>
                <w:szCs w:val="18"/>
                <w:lang w:val="en-IN"/>
              </w:rPr>
              <w:t>Step</w:t>
            </w:r>
          </w:p>
        </w:tc>
        <w:tc>
          <w:tcPr>
            <w:tcW w:w="84.85pt" w:type="dxa"/>
            <w:shd w:val="clear" w:color="auto" w:fill="2E74B5" w:themeFill="accent1" w:themeFillShade="BF"/>
            <w:hideMark/>
          </w:tcPr>
          <w:p w14:paraId="23D4D0CA" w14:textId="77777777" w:rsidR="00C83460" w:rsidRPr="00C83460" w:rsidRDefault="00C83460" w:rsidP="00CA06CC">
            <w:pPr>
              <w:spacing w:line="13.80pt" w:lineRule="auto"/>
              <w:jc w:val="both"/>
              <w:cnfStyle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18"/>
                <w:szCs w:val="18"/>
                <w:lang w:val="en-IN"/>
              </w:rPr>
            </w:pPr>
            <w:r w:rsidRPr="00C83460">
              <w:rPr>
                <w:rFonts w:ascii="Times New Roman" w:hAnsi="Times New Roman" w:cs="Times New Roman"/>
                <w:color w:val="FFFFFF" w:themeColor="background1"/>
                <w:sz w:val="18"/>
                <w:szCs w:val="18"/>
                <w:lang w:val="en-IN"/>
              </w:rPr>
              <w:t>Process</w:t>
            </w:r>
          </w:p>
        </w:tc>
        <w:tc>
          <w:tcPr>
            <w:tcW w:w="134.30pt" w:type="dxa"/>
            <w:shd w:val="clear" w:color="auto" w:fill="2E74B5" w:themeFill="accent1" w:themeFillShade="BF"/>
            <w:hideMark/>
          </w:tcPr>
          <w:p w14:paraId="365AA0B0" w14:textId="77777777" w:rsidR="00C83460" w:rsidRPr="00C83460" w:rsidRDefault="00C83460" w:rsidP="00CA06CC">
            <w:pPr>
              <w:spacing w:line="13.80pt" w:lineRule="auto"/>
              <w:jc w:val="both"/>
              <w:cnfStyle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18"/>
                <w:szCs w:val="18"/>
                <w:lang w:val="en-IN"/>
              </w:rPr>
            </w:pPr>
            <w:r w:rsidRPr="00C83460">
              <w:rPr>
                <w:rFonts w:ascii="Times New Roman" w:hAnsi="Times New Roman" w:cs="Times New Roman"/>
                <w:color w:val="FFFFFF" w:themeColor="background1"/>
                <w:sz w:val="18"/>
                <w:szCs w:val="18"/>
                <w:lang w:val="en-IN"/>
              </w:rPr>
              <w:t>What It Means</w:t>
            </w:r>
          </w:p>
        </w:tc>
      </w:tr>
      <w:tr w:rsidR="00C83460" w:rsidRPr="00C83460" w14:paraId="7C3D54EC" w14:textId="77777777" w:rsidTr="00360885">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3D8FF6D7" w14:textId="77777777" w:rsidR="00C83460" w:rsidRPr="00C83460" w:rsidRDefault="00C83460" w:rsidP="00CA06CC">
            <w:pPr>
              <w:spacing w:line="13.80pt" w:lineRule="auto"/>
              <w:jc w:val="both"/>
              <w:rPr>
                <w:rFonts w:ascii="Times New Roman" w:hAnsi="Times New Roman" w:cs="Times New Roman"/>
                <w:b w:val="0"/>
                <w:bCs w:val="0"/>
                <w:sz w:val="18"/>
                <w:szCs w:val="18"/>
                <w:lang w:val="en-IN"/>
              </w:rPr>
            </w:pPr>
            <w:r w:rsidRPr="00C83460">
              <w:rPr>
                <w:rFonts w:ascii="Times New Roman" w:hAnsi="Times New Roman" w:cs="Times New Roman"/>
                <w:b w:val="0"/>
                <w:bCs w:val="0"/>
                <w:sz w:val="18"/>
                <w:szCs w:val="18"/>
                <w:lang w:val="en-IN"/>
              </w:rPr>
              <w:t>1</w:t>
            </w:r>
          </w:p>
        </w:tc>
        <w:tc>
          <w:tcPr>
            <w:tcW w:w="84.85pt" w:type="dxa"/>
            <w:hideMark/>
          </w:tcPr>
          <w:p w14:paraId="56FD6860" w14:textId="77777777" w:rsidR="00C83460" w:rsidRPr="00C83460" w:rsidRDefault="00C83460" w:rsidP="00CA06CC">
            <w:pPr>
              <w:spacing w:line="13.80pt" w:lineRule="auto"/>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C83460">
              <w:rPr>
                <w:rFonts w:cs="Times New Roman"/>
                <w:sz w:val="18"/>
                <w:szCs w:val="18"/>
                <w:lang w:val="en-IN"/>
              </w:rPr>
              <w:t>%CONHOST% (x2)</w:t>
            </w:r>
          </w:p>
        </w:tc>
        <w:tc>
          <w:tcPr>
            <w:tcW w:w="134.30pt" w:type="dxa"/>
            <w:hideMark/>
          </w:tcPr>
          <w:p w14:paraId="529A15A6" w14:textId="77777777" w:rsidR="00C83460" w:rsidRPr="00C83460" w:rsidRDefault="00C83460" w:rsidP="00CA06CC">
            <w:pPr>
              <w:spacing w:line="13.80pt" w:lineRule="auto"/>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C83460">
              <w:rPr>
                <w:rFonts w:cs="Times New Roman"/>
                <w:sz w:val="18"/>
                <w:szCs w:val="18"/>
                <w:lang w:val="en-IN"/>
              </w:rPr>
              <w:t>Hidden console execution</w:t>
            </w:r>
          </w:p>
        </w:tc>
      </w:tr>
      <w:tr w:rsidR="00C83460" w:rsidRPr="00C83460" w14:paraId="7558312A" w14:textId="77777777" w:rsidTr="00360885">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57EFD6D9" w14:textId="77777777" w:rsidR="00C83460" w:rsidRPr="00C83460" w:rsidRDefault="00C83460" w:rsidP="00CA06CC">
            <w:pPr>
              <w:spacing w:line="13.80pt" w:lineRule="auto"/>
              <w:jc w:val="both"/>
              <w:rPr>
                <w:rFonts w:ascii="Times New Roman" w:hAnsi="Times New Roman" w:cs="Times New Roman"/>
                <w:b w:val="0"/>
                <w:bCs w:val="0"/>
                <w:sz w:val="18"/>
                <w:szCs w:val="18"/>
                <w:lang w:val="en-IN"/>
              </w:rPr>
            </w:pPr>
            <w:r w:rsidRPr="00C83460">
              <w:rPr>
                <w:rFonts w:ascii="Times New Roman" w:hAnsi="Times New Roman" w:cs="Times New Roman"/>
                <w:b w:val="0"/>
                <w:bCs w:val="0"/>
                <w:sz w:val="18"/>
                <w:szCs w:val="18"/>
                <w:lang w:val="en-IN"/>
              </w:rPr>
              <w:t>2</w:t>
            </w:r>
          </w:p>
        </w:tc>
        <w:tc>
          <w:tcPr>
            <w:tcW w:w="84.85pt" w:type="dxa"/>
            <w:hideMark/>
          </w:tcPr>
          <w:p w14:paraId="27121914" w14:textId="77777777" w:rsidR="00C83460" w:rsidRPr="00C83460" w:rsidRDefault="00C83460" w:rsidP="00CA06CC">
            <w:pPr>
              <w:spacing w:line="13.80pt" w:lineRule="auto"/>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C83460">
              <w:rPr>
                <w:rFonts w:cs="Times New Roman"/>
                <w:sz w:val="18"/>
                <w:szCs w:val="18"/>
                <w:lang w:val="en-IN"/>
              </w:rPr>
              <w:t xml:space="preserve">svchost.exe -k </w:t>
            </w:r>
            <w:proofErr w:type="spellStart"/>
            <w:r w:rsidRPr="00C83460">
              <w:rPr>
                <w:rFonts w:cs="Times New Roman"/>
                <w:sz w:val="18"/>
                <w:szCs w:val="18"/>
                <w:lang w:val="en-IN"/>
              </w:rPr>
              <w:t>WerSvcGroup</w:t>
            </w:r>
            <w:proofErr w:type="spellEnd"/>
          </w:p>
        </w:tc>
        <w:tc>
          <w:tcPr>
            <w:tcW w:w="134.30pt" w:type="dxa"/>
            <w:hideMark/>
          </w:tcPr>
          <w:p w14:paraId="7C58CA5C" w14:textId="77777777" w:rsidR="00C83460" w:rsidRPr="00C83460" w:rsidRDefault="00C83460" w:rsidP="00CA06CC">
            <w:pPr>
              <w:spacing w:line="13.80pt" w:lineRule="auto"/>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C83460">
              <w:rPr>
                <w:rFonts w:cs="Times New Roman"/>
                <w:sz w:val="18"/>
                <w:szCs w:val="18"/>
                <w:lang w:val="en-IN"/>
              </w:rPr>
              <w:t>Service hijack for stealth</w:t>
            </w:r>
          </w:p>
        </w:tc>
      </w:tr>
      <w:tr w:rsidR="00C83460" w:rsidRPr="00C83460" w14:paraId="06EE47BA" w14:textId="77777777" w:rsidTr="00360885">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5363214D" w14:textId="77777777" w:rsidR="00C83460" w:rsidRPr="00C83460" w:rsidRDefault="00C83460" w:rsidP="00CA06CC">
            <w:pPr>
              <w:spacing w:line="13.80pt" w:lineRule="auto"/>
              <w:jc w:val="both"/>
              <w:rPr>
                <w:rFonts w:ascii="Times New Roman" w:hAnsi="Times New Roman" w:cs="Times New Roman"/>
                <w:b w:val="0"/>
                <w:bCs w:val="0"/>
                <w:sz w:val="18"/>
                <w:szCs w:val="18"/>
                <w:lang w:val="en-IN"/>
              </w:rPr>
            </w:pPr>
            <w:r w:rsidRPr="00C83460">
              <w:rPr>
                <w:rFonts w:ascii="Times New Roman" w:hAnsi="Times New Roman" w:cs="Times New Roman"/>
                <w:b w:val="0"/>
                <w:bCs w:val="0"/>
                <w:sz w:val="18"/>
                <w:szCs w:val="18"/>
                <w:lang w:val="en-IN"/>
              </w:rPr>
              <w:t>3</w:t>
            </w:r>
          </w:p>
        </w:tc>
        <w:tc>
          <w:tcPr>
            <w:tcW w:w="84.85pt" w:type="dxa"/>
            <w:hideMark/>
          </w:tcPr>
          <w:p w14:paraId="1D01695B" w14:textId="77777777" w:rsidR="00C83460" w:rsidRPr="00C83460" w:rsidRDefault="00C83460" w:rsidP="00CA06CC">
            <w:pPr>
              <w:spacing w:line="13.80pt" w:lineRule="auto"/>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C83460">
              <w:rPr>
                <w:rFonts w:cs="Times New Roman"/>
                <w:sz w:val="18"/>
                <w:szCs w:val="18"/>
                <w:lang w:val="en-IN"/>
              </w:rPr>
              <w:t>WerFault.exe -u -p 2500</w:t>
            </w:r>
          </w:p>
        </w:tc>
        <w:tc>
          <w:tcPr>
            <w:tcW w:w="134.30pt" w:type="dxa"/>
            <w:hideMark/>
          </w:tcPr>
          <w:p w14:paraId="5A338E7D" w14:textId="77777777" w:rsidR="00C83460" w:rsidRPr="00C83460" w:rsidRDefault="00C83460" w:rsidP="00CA06CC">
            <w:pPr>
              <w:spacing w:line="13.80pt" w:lineRule="auto"/>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C83460">
              <w:rPr>
                <w:rFonts w:cs="Times New Roman"/>
                <w:sz w:val="18"/>
                <w:szCs w:val="18"/>
                <w:lang w:val="en-IN"/>
              </w:rPr>
              <w:t>Fake error disguise</w:t>
            </w:r>
          </w:p>
        </w:tc>
      </w:tr>
      <w:tr w:rsidR="00C83460" w:rsidRPr="00C83460" w14:paraId="7AEEEE09" w14:textId="77777777" w:rsidTr="00360885">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7E4256C6" w14:textId="77777777" w:rsidR="00C83460" w:rsidRPr="00C83460" w:rsidRDefault="00C83460" w:rsidP="00CA06CC">
            <w:pPr>
              <w:spacing w:line="13.80pt" w:lineRule="auto"/>
              <w:jc w:val="both"/>
              <w:rPr>
                <w:rFonts w:ascii="Times New Roman" w:hAnsi="Times New Roman" w:cs="Times New Roman"/>
                <w:b w:val="0"/>
                <w:bCs w:val="0"/>
                <w:sz w:val="18"/>
                <w:szCs w:val="18"/>
                <w:lang w:val="en-IN"/>
              </w:rPr>
            </w:pPr>
            <w:r w:rsidRPr="00C83460">
              <w:rPr>
                <w:rFonts w:ascii="Times New Roman" w:hAnsi="Times New Roman" w:cs="Times New Roman"/>
                <w:b w:val="0"/>
                <w:bCs w:val="0"/>
                <w:sz w:val="18"/>
                <w:szCs w:val="18"/>
                <w:lang w:val="en-IN"/>
              </w:rPr>
              <w:t>4</w:t>
            </w:r>
          </w:p>
        </w:tc>
        <w:tc>
          <w:tcPr>
            <w:tcW w:w="84.85pt" w:type="dxa"/>
            <w:hideMark/>
          </w:tcPr>
          <w:p w14:paraId="5207F093" w14:textId="77777777" w:rsidR="00C83460" w:rsidRPr="00C83460" w:rsidRDefault="00C83460" w:rsidP="00CA06CC">
            <w:pPr>
              <w:spacing w:line="13.80pt" w:lineRule="auto"/>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C83460">
              <w:rPr>
                <w:rFonts w:cs="Times New Roman"/>
                <w:sz w:val="18"/>
                <w:szCs w:val="18"/>
                <w:lang w:val="en-IN"/>
              </w:rPr>
              <w:t>wmiadap.exe /F /T /R</w:t>
            </w:r>
          </w:p>
        </w:tc>
        <w:tc>
          <w:tcPr>
            <w:tcW w:w="134.30pt" w:type="dxa"/>
            <w:hideMark/>
          </w:tcPr>
          <w:p w14:paraId="15A520FB" w14:textId="77777777" w:rsidR="00C83460" w:rsidRPr="00C83460" w:rsidRDefault="00C83460" w:rsidP="00CA06CC">
            <w:pPr>
              <w:spacing w:line="13.80pt" w:lineRule="auto"/>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C83460">
              <w:rPr>
                <w:rFonts w:cs="Times New Roman"/>
                <w:sz w:val="18"/>
                <w:szCs w:val="18"/>
                <w:lang w:val="en-IN"/>
              </w:rPr>
              <w:t>WMI system scan</w:t>
            </w:r>
          </w:p>
        </w:tc>
      </w:tr>
      <w:tr w:rsidR="00C83460" w:rsidRPr="00C83460" w14:paraId="6823BFA5" w14:textId="77777777" w:rsidTr="00360885">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3B2EB998" w14:textId="77777777" w:rsidR="00C83460" w:rsidRPr="00C83460" w:rsidRDefault="00C83460" w:rsidP="00CA06CC">
            <w:pPr>
              <w:spacing w:line="13.80pt" w:lineRule="auto"/>
              <w:jc w:val="both"/>
              <w:rPr>
                <w:rFonts w:ascii="Times New Roman" w:hAnsi="Times New Roman" w:cs="Times New Roman"/>
                <w:b w:val="0"/>
                <w:bCs w:val="0"/>
                <w:sz w:val="18"/>
                <w:szCs w:val="18"/>
                <w:lang w:val="en-IN"/>
              </w:rPr>
            </w:pPr>
            <w:r w:rsidRPr="00C83460">
              <w:rPr>
                <w:rFonts w:ascii="Times New Roman" w:hAnsi="Times New Roman" w:cs="Times New Roman"/>
                <w:b w:val="0"/>
                <w:bCs w:val="0"/>
                <w:sz w:val="18"/>
                <w:szCs w:val="18"/>
                <w:lang w:val="en-IN"/>
              </w:rPr>
              <w:t>5</w:t>
            </w:r>
          </w:p>
        </w:tc>
        <w:tc>
          <w:tcPr>
            <w:tcW w:w="84.85pt" w:type="dxa"/>
            <w:hideMark/>
          </w:tcPr>
          <w:p w14:paraId="0A92CC78" w14:textId="77777777" w:rsidR="00C83460" w:rsidRPr="00C83460" w:rsidRDefault="00C83460" w:rsidP="00CA06CC">
            <w:pPr>
              <w:spacing w:line="13.80pt" w:lineRule="auto"/>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C83460">
              <w:rPr>
                <w:rFonts w:cs="Times New Roman"/>
                <w:sz w:val="18"/>
                <w:szCs w:val="18"/>
                <w:lang w:val="en-IN"/>
              </w:rPr>
              <w:t xml:space="preserve">svchost.exe -k </w:t>
            </w:r>
            <w:proofErr w:type="spellStart"/>
            <w:r w:rsidRPr="00C83460">
              <w:rPr>
                <w:rFonts w:cs="Times New Roman"/>
                <w:sz w:val="18"/>
                <w:szCs w:val="18"/>
                <w:lang w:val="en-IN"/>
              </w:rPr>
              <w:t>swprv</w:t>
            </w:r>
            <w:proofErr w:type="spellEnd"/>
          </w:p>
        </w:tc>
        <w:tc>
          <w:tcPr>
            <w:tcW w:w="134.30pt" w:type="dxa"/>
            <w:hideMark/>
          </w:tcPr>
          <w:p w14:paraId="3CBADFAD" w14:textId="77777777" w:rsidR="00C83460" w:rsidRPr="00C83460" w:rsidRDefault="00C83460" w:rsidP="00CA06CC">
            <w:pPr>
              <w:spacing w:line="13.80pt" w:lineRule="auto"/>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C83460">
              <w:rPr>
                <w:rFonts w:cs="Times New Roman"/>
                <w:sz w:val="18"/>
                <w:szCs w:val="18"/>
                <w:lang w:val="en-IN"/>
              </w:rPr>
              <w:t>Shadow service hijack</w:t>
            </w:r>
          </w:p>
        </w:tc>
      </w:tr>
      <w:tr w:rsidR="00C83460" w:rsidRPr="00C83460" w14:paraId="21810BF1" w14:textId="77777777" w:rsidTr="00360885">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3E7C07F0" w14:textId="77777777" w:rsidR="00C83460" w:rsidRPr="00C83460" w:rsidRDefault="00C83460" w:rsidP="00CA06CC">
            <w:pPr>
              <w:spacing w:line="13.80pt" w:lineRule="auto"/>
              <w:jc w:val="both"/>
              <w:rPr>
                <w:rFonts w:ascii="Times New Roman" w:hAnsi="Times New Roman" w:cs="Times New Roman"/>
                <w:b w:val="0"/>
                <w:bCs w:val="0"/>
                <w:sz w:val="18"/>
                <w:szCs w:val="18"/>
                <w:lang w:val="en-IN"/>
              </w:rPr>
            </w:pPr>
            <w:r w:rsidRPr="00C83460">
              <w:rPr>
                <w:rFonts w:ascii="Times New Roman" w:hAnsi="Times New Roman" w:cs="Times New Roman"/>
                <w:b w:val="0"/>
                <w:bCs w:val="0"/>
                <w:sz w:val="18"/>
                <w:szCs w:val="18"/>
                <w:lang w:val="en-IN"/>
              </w:rPr>
              <w:t>6</w:t>
            </w:r>
          </w:p>
        </w:tc>
        <w:tc>
          <w:tcPr>
            <w:tcW w:w="84.85pt" w:type="dxa"/>
            <w:hideMark/>
          </w:tcPr>
          <w:p w14:paraId="37496AB7" w14:textId="77777777" w:rsidR="00C83460" w:rsidRPr="00C83460" w:rsidRDefault="00C83460" w:rsidP="00CA06CC">
            <w:pPr>
              <w:spacing w:line="13.80pt" w:lineRule="auto"/>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C83460">
              <w:rPr>
                <w:rFonts w:cs="Times New Roman"/>
                <w:sz w:val="18"/>
                <w:szCs w:val="18"/>
                <w:lang w:val="en-IN"/>
              </w:rPr>
              <w:t>wmiprvse.exe</w:t>
            </w:r>
          </w:p>
        </w:tc>
        <w:tc>
          <w:tcPr>
            <w:tcW w:w="134.30pt" w:type="dxa"/>
            <w:hideMark/>
          </w:tcPr>
          <w:p w14:paraId="168FB0DF" w14:textId="77777777" w:rsidR="00C83460" w:rsidRPr="00C83460" w:rsidRDefault="00C83460" w:rsidP="00CA06CC">
            <w:pPr>
              <w:spacing w:line="13.80pt" w:lineRule="auto"/>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C83460">
              <w:rPr>
                <w:rFonts w:cs="Times New Roman"/>
                <w:sz w:val="18"/>
                <w:szCs w:val="18"/>
                <w:lang w:val="en-IN"/>
              </w:rPr>
              <w:t>WMI remote execution</w:t>
            </w:r>
          </w:p>
        </w:tc>
      </w:tr>
      <w:tr w:rsidR="00C83460" w:rsidRPr="00C83460" w14:paraId="4C4BB313" w14:textId="77777777" w:rsidTr="00360885">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6EB3E77A" w14:textId="77777777" w:rsidR="00C83460" w:rsidRPr="00C83460" w:rsidRDefault="00C83460" w:rsidP="00CA06CC">
            <w:pPr>
              <w:spacing w:line="13.80pt" w:lineRule="auto"/>
              <w:jc w:val="both"/>
              <w:rPr>
                <w:rFonts w:ascii="Times New Roman" w:hAnsi="Times New Roman" w:cs="Times New Roman"/>
                <w:b w:val="0"/>
                <w:bCs w:val="0"/>
                <w:sz w:val="18"/>
                <w:szCs w:val="18"/>
                <w:lang w:val="en-IN"/>
              </w:rPr>
            </w:pPr>
            <w:r w:rsidRPr="00C83460">
              <w:rPr>
                <w:rFonts w:ascii="Times New Roman" w:hAnsi="Times New Roman" w:cs="Times New Roman"/>
                <w:b w:val="0"/>
                <w:bCs w:val="0"/>
                <w:sz w:val="18"/>
                <w:szCs w:val="18"/>
                <w:lang w:val="en-IN"/>
              </w:rPr>
              <w:t>7</w:t>
            </w:r>
          </w:p>
        </w:tc>
        <w:tc>
          <w:tcPr>
            <w:tcW w:w="84.85pt" w:type="dxa"/>
            <w:hideMark/>
          </w:tcPr>
          <w:p w14:paraId="06C425BD" w14:textId="77777777" w:rsidR="00C83460" w:rsidRPr="00C83460" w:rsidRDefault="00C83460" w:rsidP="00CA06CC">
            <w:pPr>
              <w:spacing w:line="13.80pt" w:lineRule="auto"/>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C83460">
              <w:rPr>
                <w:rFonts w:cs="Times New Roman"/>
                <w:sz w:val="18"/>
                <w:szCs w:val="18"/>
                <w:lang w:val="en-IN"/>
              </w:rPr>
              <w:t>vssvc.exe</w:t>
            </w:r>
          </w:p>
        </w:tc>
        <w:tc>
          <w:tcPr>
            <w:tcW w:w="134.30pt" w:type="dxa"/>
            <w:hideMark/>
          </w:tcPr>
          <w:p w14:paraId="2DE88539" w14:textId="77777777" w:rsidR="00C83460" w:rsidRPr="00C83460" w:rsidRDefault="00C83460" w:rsidP="00CA06CC">
            <w:pPr>
              <w:spacing w:line="13.80pt" w:lineRule="auto"/>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C83460">
              <w:rPr>
                <w:rFonts w:cs="Times New Roman"/>
                <w:sz w:val="18"/>
                <w:szCs w:val="18"/>
                <w:lang w:val="en-IN"/>
              </w:rPr>
              <w:t>Targets shadow backups</w:t>
            </w:r>
          </w:p>
        </w:tc>
      </w:tr>
      <w:tr w:rsidR="00C83460" w:rsidRPr="00C83460" w14:paraId="1CF316D2" w14:textId="77777777" w:rsidTr="00360885">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0F21B1CD" w14:textId="77777777" w:rsidR="00C83460" w:rsidRPr="00C83460" w:rsidRDefault="00C83460" w:rsidP="00CA06CC">
            <w:pPr>
              <w:spacing w:line="13.80pt" w:lineRule="auto"/>
              <w:jc w:val="both"/>
              <w:rPr>
                <w:rFonts w:ascii="Times New Roman" w:hAnsi="Times New Roman" w:cs="Times New Roman"/>
                <w:b w:val="0"/>
                <w:bCs w:val="0"/>
                <w:sz w:val="18"/>
                <w:szCs w:val="18"/>
                <w:lang w:val="en-IN"/>
              </w:rPr>
            </w:pPr>
            <w:r w:rsidRPr="00C83460">
              <w:rPr>
                <w:rFonts w:ascii="Times New Roman" w:hAnsi="Times New Roman" w:cs="Times New Roman"/>
                <w:b w:val="0"/>
                <w:bCs w:val="0"/>
                <w:sz w:val="18"/>
                <w:szCs w:val="18"/>
                <w:lang w:val="en-IN"/>
              </w:rPr>
              <w:t>8</w:t>
            </w:r>
          </w:p>
        </w:tc>
        <w:tc>
          <w:tcPr>
            <w:tcW w:w="84.85pt" w:type="dxa"/>
            <w:hideMark/>
          </w:tcPr>
          <w:p w14:paraId="1AAECD68" w14:textId="77777777" w:rsidR="00C83460" w:rsidRPr="00C83460" w:rsidRDefault="00C83460" w:rsidP="00CA06CC">
            <w:pPr>
              <w:spacing w:line="13.80pt" w:lineRule="auto"/>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C83460">
              <w:rPr>
                <w:rFonts w:cs="Times New Roman"/>
                <w:sz w:val="18"/>
                <w:szCs w:val="18"/>
                <w:lang w:val="en-IN"/>
              </w:rPr>
              <w:t>%SAMPLEPATH%</w:t>
            </w:r>
          </w:p>
        </w:tc>
        <w:tc>
          <w:tcPr>
            <w:tcW w:w="134.30pt" w:type="dxa"/>
            <w:hideMark/>
          </w:tcPr>
          <w:p w14:paraId="3F0AD0A5" w14:textId="5B52CD7D" w:rsidR="00C83460" w:rsidRPr="00C83460" w:rsidRDefault="00C83460" w:rsidP="00CA06CC">
            <w:pPr>
              <w:spacing w:line="13.80pt" w:lineRule="auto"/>
              <w:jc w:val="both"/>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C83460">
              <w:rPr>
                <w:rFonts w:cs="Times New Roman"/>
                <w:sz w:val="18"/>
                <w:szCs w:val="18"/>
                <w:lang w:val="en-IN"/>
              </w:rPr>
              <w:t xml:space="preserve">In-memory </w:t>
            </w:r>
            <w:proofErr w:type="spellStart"/>
            <w:r w:rsidRPr="00C83460">
              <w:rPr>
                <w:rFonts w:cs="Times New Roman"/>
                <w:sz w:val="18"/>
                <w:szCs w:val="18"/>
                <w:lang w:val="en-IN"/>
              </w:rPr>
              <w:t>payload</w:t>
            </w:r>
            <w:r w:rsidR="00F56575">
              <w:rPr>
                <w:rFonts w:cs="Times New Roman"/>
                <w:sz w:val="18"/>
                <w:szCs w:val="18"/>
                <w:lang w:val="en-IN"/>
              </w:rPr>
              <w:t>o</w:t>
            </w:r>
            <w:proofErr w:type="spellEnd"/>
          </w:p>
        </w:tc>
      </w:tr>
      <w:tr w:rsidR="00C83460" w:rsidRPr="00C83460" w14:paraId="38887225" w14:textId="77777777" w:rsidTr="00360885">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34BF37B4" w14:textId="77777777" w:rsidR="00C83460" w:rsidRPr="00C83460" w:rsidRDefault="00C83460" w:rsidP="00CA06CC">
            <w:pPr>
              <w:spacing w:line="13.80pt" w:lineRule="auto"/>
              <w:jc w:val="both"/>
              <w:rPr>
                <w:rFonts w:ascii="Times New Roman" w:hAnsi="Times New Roman" w:cs="Times New Roman"/>
                <w:b w:val="0"/>
                <w:bCs w:val="0"/>
                <w:sz w:val="18"/>
                <w:szCs w:val="18"/>
                <w:lang w:val="en-IN"/>
              </w:rPr>
            </w:pPr>
            <w:r w:rsidRPr="00C83460">
              <w:rPr>
                <w:rFonts w:ascii="Times New Roman" w:hAnsi="Times New Roman" w:cs="Times New Roman"/>
                <w:b w:val="0"/>
                <w:bCs w:val="0"/>
                <w:sz w:val="18"/>
                <w:szCs w:val="18"/>
                <w:lang w:val="en-IN"/>
              </w:rPr>
              <w:t>9</w:t>
            </w:r>
          </w:p>
        </w:tc>
        <w:tc>
          <w:tcPr>
            <w:tcW w:w="84.85pt" w:type="dxa"/>
            <w:hideMark/>
          </w:tcPr>
          <w:p w14:paraId="26C8BDD2" w14:textId="77777777" w:rsidR="00C83460" w:rsidRPr="00C83460" w:rsidRDefault="00C83460" w:rsidP="00CA06CC">
            <w:pPr>
              <w:spacing w:line="13.80pt" w:lineRule="auto"/>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C83460">
              <w:rPr>
                <w:rFonts w:cs="Times New Roman"/>
                <w:sz w:val="18"/>
                <w:szCs w:val="18"/>
                <w:lang w:val="en-IN"/>
              </w:rPr>
              <w:t xml:space="preserve">WMIC.exe </w:t>
            </w:r>
            <w:proofErr w:type="spellStart"/>
            <w:r w:rsidRPr="00C83460">
              <w:rPr>
                <w:rFonts w:cs="Times New Roman"/>
                <w:sz w:val="18"/>
                <w:szCs w:val="18"/>
                <w:lang w:val="en-IN"/>
              </w:rPr>
              <w:t>shadowcopy</w:t>
            </w:r>
            <w:proofErr w:type="spellEnd"/>
            <w:r w:rsidRPr="00C83460">
              <w:rPr>
                <w:rFonts w:cs="Times New Roman"/>
                <w:sz w:val="18"/>
                <w:szCs w:val="18"/>
                <w:lang w:val="en-IN"/>
              </w:rPr>
              <w:t xml:space="preserve"> delete</w:t>
            </w:r>
          </w:p>
        </w:tc>
        <w:tc>
          <w:tcPr>
            <w:tcW w:w="134.30pt" w:type="dxa"/>
            <w:hideMark/>
          </w:tcPr>
          <w:p w14:paraId="7E26FB6D" w14:textId="77777777" w:rsidR="00C83460" w:rsidRPr="00C83460" w:rsidRDefault="00C83460" w:rsidP="00CA06CC">
            <w:pPr>
              <w:spacing w:line="13.80pt" w:lineRule="auto"/>
              <w:jc w:val="both"/>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C83460">
              <w:rPr>
                <w:rFonts w:cs="Times New Roman"/>
                <w:sz w:val="18"/>
                <w:szCs w:val="18"/>
                <w:lang w:val="en-IN"/>
              </w:rPr>
              <w:t>Deletes backups (extortion)</w:t>
            </w:r>
          </w:p>
        </w:tc>
      </w:tr>
    </w:tbl>
    <w:p w14:paraId="6B4684A0" w14:textId="77777777" w:rsidR="00C83460" w:rsidRPr="00DF02D3" w:rsidRDefault="00C83460" w:rsidP="00C83460">
      <w:pPr>
        <w:spacing w:before="3pt" w:after="1pt"/>
        <w:jc w:val="both"/>
        <w:rPr>
          <w:b/>
          <w:bCs/>
        </w:rPr>
      </w:pPr>
      <w:r w:rsidRPr="00DF02D3">
        <w:rPr>
          <w:rFonts w:eastAsia="Times New Roman"/>
          <w:b/>
          <w:bCs/>
        </w:rPr>
        <w:t>Full Execution Cycle:</w:t>
      </w:r>
    </w:p>
    <w:p w14:paraId="0B5AEE55" w14:textId="77777777" w:rsidR="00C83460" w:rsidRPr="004C74EB" w:rsidRDefault="00C83460" w:rsidP="00C83460">
      <w:pPr>
        <w:spacing w:before="1pt" w:after="3pt"/>
        <w:jc w:val="both"/>
      </w:pPr>
      <w:r w:rsidRPr="004C74EB">
        <w:rPr>
          <w:rFonts w:eastAsia="Times New Roman"/>
        </w:rPr>
        <w:t xml:space="preserve">Conti payload executes in </w:t>
      </w:r>
      <w:proofErr w:type="gramStart"/>
      <w:r w:rsidRPr="004C74EB">
        <w:rPr>
          <w:rFonts w:eastAsia="Times New Roman"/>
        </w:rPr>
        <w:t>memory  →</w:t>
      </w:r>
      <w:proofErr w:type="gramEnd"/>
      <w:r w:rsidRPr="004C74EB">
        <w:rPr>
          <w:rFonts w:eastAsia="Times New Roman"/>
        </w:rPr>
        <w:t xml:space="preserve">  Opens hidden consoles (CONHOST x2</w:t>
      </w:r>
      <w:proofErr w:type="gramStart"/>
      <w:r w:rsidRPr="004C74EB">
        <w:rPr>
          <w:rFonts w:eastAsia="Times New Roman"/>
        </w:rPr>
        <w:t>)  →</w:t>
      </w:r>
      <w:proofErr w:type="gramEnd"/>
      <w:r w:rsidRPr="004C74EB">
        <w:rPr>
          <w:rFonts w:eastAsia="Times New Roman"/>
        </w:rPr>
        <w:t xml:space="preserve">  Hijacks legitimate Windows services (</w:t>
      </w:r>
      <w:proofErr w:type="spellStart"/>
      <w:proofErr w:type="gramStart"/>
      <w:r w:rsidRPr="004C74EB">
        <w:rPr>
          <w:rFonts w:eastAsia="Times New Roman"/>
        </w:rPr>
        <w:t>svchost</w:t>
      </w:r>
      <w:proofErr w:type="spellEnd"/>
      <w:r w:rsidRPr="004C74EB">
        <w:rPr>
          <w:rFonts w:eastAsia="Times New Roman"/>
        </w:rPr>
        <w:t>)  →</w:t>
      </w:r>
      <w:proofErr w:type="gramEnd"/>
      <w:r w:rsidRPr="004C74EB">
        <w:rPr>
          <w:rFonts w:eastAsia="Times New Roman"/>
        </w:rPr>
        <w:t xml:space="preserve">  Creates fake error reports (</w:t>
      </w:r>
      <w:proofErr w:type="spellStart"/>
      <w:r w:rsidRPr="004C74EB">
        <w:rPr>
          <w:rFonts w:eastAsia="Times New Roman"/>
        </w:rPr>
        <w:t>WerFault</w:t>
      </w:r>
      <w:proofErr w:type="spellEnd"/>
      <w:r w:rsidRPr="004C74EB">
        <w:rPr>
          <w:rFonts w:eastAsia="Times New Roman"/>
        </w:rPr>
        <w:t xml:space="preserve">) to hide </w:t>
      </w:r>
      <w:proofErr w:type="gramStart"/>
      <w:r w:rsidRPr="004C74EB">
        <w:rPr>
          <w:rFonts w:eastAsia="Times New Roman"/>
        </w:rPr>
        <w:t>activity  →</w:t>
      </w:r>
      <w:proofErr w:type="gramEnd"/>
      <w:r w:rsidRPr="004C74EB">
        <w:rPr>
          <w:rFonts w:eastAsia="Times New Roman"/>
        </w:rPr>
        <w:t xml:space="preserve">  Scans system via WMI (</w:t>
      </w:r>
      <w:proofErr w:type="spellStart"/>
      <w:proofErr w:type="gramStart"/>
      <w:r w:rsidRPr="004C74EB">
        <w:rPr>
          <w:rFonts w:eastAsia="Times New Roman"/>
        </w:rPr>
        <w:t>wmiadap</w:t>
      </w:r>
      <w:proofErr w:type="spellEnd"/>
      <w:r w:rsidRPr="004C74EB">
        <w:rPr>
          <w:rFonts w:eastAsia="Times New Roman"/>
        </w:rPr>
        <w:t>)  →</w:t>
      </w:r>
      <w:proofErr w:type="gramEnd"/>
      <w:r w:rsidRPr="004C74EB">
        <w:rPr>
          <w:rFonts w:eastAsia="Times New Roman"/>
        </w:rPr>
        <w:t xml:space="preserve">  Targets Shadow Copy backup service (</w:t>
      </w:r>
      <w:proofErr w:type="spellStart"/>
      <w:proofErr w:type="gramStart"/>
      <w:r w:rsidRPr="004C74EB">
        <w:rPr>
          <w:rFonts w:eastAsia="Times New Roman"/>
        </w:rPr>
        <w:t>vssvc</w:t>
      </w:r>
      <w:proofErr w:type="spellEnd"/>
      <w:r w:rsidRPr="004C74EB">
        <w:rPr>
          <w:rFonts w:eastAsia="Times New Roman"/>
        </w:rPr>
        <w:t>)  →</w:t>
      </w:r>
      <w:proofErr w:type="gramEnd"/>
      <w:r w:rsidRPr="004C74EB">
        <w:rPr>
          <w:rFonts w:eastAsia="Times New Roman"/>
        </w:rPr>
        <w:t xml:space="preserve">  DELETES ALL BACKUPS (WMIC </w:t>
      </w:r>
      <w:proofErr w:type="spellStart"/>
      <w:r w:rsidRPr="004C74EB">
        <w:rPr>
          <w:rFonts w:eastAsia="Times New Roman"/>
        </w:rPr>
        <w:t>shadowcopy</w:t>
      </w:r>
      <w:proofErr w:type="spellEnd"/>
      <w:r w:rsidRPr="004C74EB">
        <w:rPr>
          <w:rFonts w:eastAsia="Times New Roman"/>
        </w:rPr>
        <w:t xml:space="preserve"> </w:t>
      </w:r>
      <w:proofErr w:type="gramStart"/>
      <w:r w:rsidRPr="004C74EB">
        <w:rPr>
          <w:rFonts w:eastAsia="Times New Roman"/>
        </w:rPr>
        <w:t>delete)  →</w:t>
      </w:r>
      <w:proofErr w:type="gramEnd"/>
      <w:r w:rsidRPr="004C74EB">
        <w:rPr>
          <w:rFonts w:eastAsia="Times New Roman"/>
        </w:rPr>
        <w:t xml:space="preserve">  Encrypts all files (AES multi-</w:t>
      </w:r>
      <w:proofErr w:type="gramStart"/>
      <w:r w:rsidRPr="004C74EB">
        <w:rPr>
          <w:rFonts w:eastAsia="Times New Roman"/>
        </w:rPr>
        <w:t>threaded)  →</w:t>
      </w:r>
      <w:proofErr w:type="gramEnd"/>
      <w:r w:rsidRPr="004C74EB">
        <w:rPr>
          <w:rFonts w:eastAsia="Times New Roman"/>
        </w:rPr>
        <w:t xml:space="preserve">  Drops ransom note; publishes on Conti News leak site</w:t>
      </w:r>
    </w:p>
    <w:p w14:paraId="3A75DE43" w14:textId="77777777" w:rsidR="00C83460" w:rsidRPr="00DF02D3" w:rsidRDefault="00C83460" w:rsidP="00C83460">
      <w:pPr>
        <w:spacing w:before="3pt" w:after="1pt"/>
        <w:jc w:val="both"/>
        <w:rPr>
          <w:b/>
          <w:bCs/>
        </w:rPr>
      </w:pPr>
      <w:r w:rsidRPr="00DF02D3">
        <w:rPr>
          <w:rFonts w:eastAsia="Times New Roman"/>
          <w:b/>
          <w:bCs/>
        </w:rPr>
        <w:t>Detection Insight (WOA-Based):</w:t>
      </w:r>
    </w:p>
    <w:p w14:paraId="51F8637A" w14:textId="0AFF964F" w:rsidR="00F56575" w:rsidRDefault="00987ACB" w:rsidP="00F56575">
      <w:pPr>
        <w:spacing w:before="1pt" w:after="4pt"/>
        <w:jc w:val="both"/>
        <w:rPr>
          <w:b/>
          <w:bCs/>
          <w:i/>
          <w:iCs/>
          <w:noProof/>
        </w:rPr>
      </w:pPr>
      <w:r w:rsidRPr="00987ACB">
        <w:rPr>
          <w:rFonts w:eastAsia="Times New Roman"/>
        </w:rPr>
        <w:t xml:space="preserve">The WMIC </w:t>
      </w:r>
      <w:proofErr w:type="spellStart"/>
      <w:r w:rsidRPr="00987ACB">
        <w:rPr>
          <w:rFonts w:eastAsia="Times New Roman"/>
        </w:rPr>
        <w:t>shadowcopy</w:t>
      </w:r>
      <w:proofErr w:type="spellEnd"/>
      <w:r w:rsidRPr="00987ACB">
        <w:rPr>
          <w:rFonts w:eastAsia="Times New Roman"/>
        </w:rPr>
        <w:t xml:space="preserve"> delete command executed by Conti functions as a vital memory-based behavior pattern which shows their intention to conduct double-extortion attacks. The Encircling Prey mechanism of WOA optimization leads to the identification of both the CONHOST anomaly pattern and the </w:t>
      </w:r>
      <w:proofErr w:type="spellStart"/>
      <w:r w:rsidRPr="00987ACB">
        <w:rPr>
          <w:rFonts w:eastAsia="Times New Roman"/>
        </w:rPr>
        <w:t>WerFault</w:t>
      </w:r>
      <w:proofErr w:type="spellEnd"/>
      <w:r w:rsidRPr="00987ACB">
        <w:rPr>
          <w:rFonts w:eastAsia="Times New Roman"/>
        </w:rPr>
        <w:t xml:space="preserve"> disguise method used in volatile memory. The combination of WMIC execution artifacts and C2 socket indicators in RAM enables pre-encryption detection during the exfiltration phase. The behavior pattern which shows itself before the encryption process starts serves as the main opportunity for double-extortion defense through WOA-optimized detection systems</w:t>
      </w:r>
      <w:r w:rsidR="00C83460" w:rsidRPr="004C74EB">
        <w:rPr>
          <w:rFonts w:eastAsia="Times New Roman"/>
        </w:rPr>
        <w:t>.</w:t>
      </w:r>
    </w:p>
    <w:p w14:paraId="218987C1" w14:textId="79D628E7" w:rsidR="00F56575" w:rsidRPr="005B1D88" w:rsidRDefault="00F56575" w:rsidP="00624C84">
      <w:pPr>
        <w:pStyle w:val="ListParagraph"/>
        <w:numPr>
          <w:ilvl w:val="0"/>
          <w:numId w:val="34"/>
        </w:numPr>
        <w:spacing w:before="1pt" w:after="4pt"/>
        <w:ind w:start="18pt"/>
        <w:jc w:val="both"/>
        <w:rPr>
          <w:b/>
          <w:bCs/>
        </w:rPr>
      </w:pPr>
      <w:r w:rsidRPr="00F56575">
        <w:rPr>
          <w:b/>
          <w:bCs/>
        </w:rPr>
        <w:t>Revil (</w:t>
      </w:r>
      <w:proofErr w:type="spellStart"/>
      <w:r w:rsidRPr="00F56575">
        <w:rPr>
          <w:rFonts w:eastAsia="Times New Roman"/>
          <w:b/>
          <w:bCs/>
          <w:sz w:val="22"/>
          <w:szCs w:val="22"/>
        </w:rPr>
        <w:t>Sodinokibi</w:t>
      </w:r>
      <w:proofErr w:type="spellEnd"/>
      <w:r w:rsidRPr="00F56575">
        <w:rPr>
          <w:rFonts w:eastAsia="Times New Roman"/>
          <w:b/>
          <w:bCs/>
          <w:sz w:val="22"/>
          <w:szCs w:val="22"/>
        </w:rPr>
        <w:t>)</w:t>
      </w:r>
    </w:p>
    <w:p w14:paraId="5340FD7A" w14:textId="65FFCDDD" w:rsidR="00C83460" w:rsidRPr="004C74EB" w:rsidRDefault="00C83460" w:rsidP="00C83460">
      <w:pPr>
        <w:spacing w:before="2pt" w:after="2pt"/>
        <w:jc w:val="both"/>
      </w:pPr>
      <w:r w:rsidRPr="004C74EB">
        <w:rPr>
          <w:rFonts w:eastAsia="Times New Roman"/>
          <w:i/>
          <w:iCs/>
        </w:rPr>
        <w:lastRenderedPageBreak/>
        <w:t xml:space="preserve">Source: </w:t>
      </w:r>
      <w:proofErr w:type="spellStart"/>
      <w:r w:rsidRPr="004C74EB">
        <w:rPr>
          <w:rFonts w:eastAsia="Times New Roman"/>
          <w:i/>
          <w:iCs/>
        </w:rPr>
        <w:t>MalwareBazaar</w:t>
      </w:r>
      <w:proofErr w:type="spellEnd"/>
      <w:r w:rsidRPr="004C74EB">
        <w:rPr>
          <w:rFonts w:eastAsia="Times New Roman"/>
          <w:i/>
          <w:iCs/>
        </w:rPr>
        <w:t xml:space="preserve"> / </w:t>
      </w:r>
      <w:proofErr w:type="spellStart"/>
      <w:r w:rsidRPr="004C74EB">
        <w:rPr>
          <w:rFonts w:eastAsia="Times New Roman"/>
          <w:i/>
          <w:iCs/>
        </w:rPr>
        <w:t>VirusTotal</w:t>
      </w:r>
      <w:proofErr w:type="spellEnd"/>
      <w:r w:rsidRPr="004C74EB">
        <w:rPr>
          <w:rFonts w:eastAsia="Times New Roman"/>
          <w:i/>
          <w:iCs/>
        </w:rPr>
        <w:t xml:space="preserve">     |     Type: Fileless Ransomware</w:t>
      </w:r>
    </w:p>
    <w:p w14:paraId="7F492023" w14:textId="77777777" w:rsidR="00C83460" w:rsidRPr="00382D65" w:rsidRDefault="00C83460" w:rsidP="00C83460">
      <w:pPr>
        <w:spacing w:before="3pt" w:after="1pt"/>
        <w:jc w:val="both"/>
      </w:pPr>
      <w:r w:rsidRPr="00382D65">
        <w:rPr>
          <w:rFonts w:eastAsia="Times New Roman"/>
        </w:rPr>
        <w:t>Description:</w:t>
      </w:r>
    </w:p>
    <w:p w14:paraId="3362D15B" w14:textId="50920701" w:rsidR="00C83460" w:rsidRPr="004C74EB" w:rsidRDefault="00987ACB" w:rsidP="00C83460">
      <w:pPr>
        <w:spacing w:before="1pt" w:after="3pt"/>
        <w:jc w:val="both"/>
      </w:pPr>
      <w:r w:rsidRPr="00987ACB">
        <w:rPr>
          <w:rFonts w:eastAsia="Times New Roman"/>
        </w:rPr>
        <w:t xml:space="preserve">Fileless ransomware executes attacks against Linux-based VMware </w:t>
      </w:r>
      <w:proofErr w:type="spellStart"/>
      <w:r w:rsidRPr="00987ACB">
        <w:rPr>
          <w:rFonts w:eastAsia="Times New Roman"/>
        </w:rPr>
        <w:t>ESXi</w:t>
      </w:r>
      <w:proofErr w:type="spellEnd"/>
      <w:r w:rsidRPr="00987ACB">
        <w:rPr>
          <w:rFonts w:eastAsia="Times New Roman"/>
        </w:rPr>
        <w:t xml:space="preserve"> servers by terminating all virtual machines through </w:t>
      </w:r>
      <w:proofErr w:type="spellStart"/>
      <w:r w:rsidRPr="00987ACB">
        <w:rPr>
          <w:rFonts w:eastAsia="Times New Roman"/>
        </w:rPr>
        <w:t>pkill</w:t>
      </w:r>
      <w:proofErr w:type="spellEnd"/>
      <w:r w:rsidRPr="00987ACB">
        <w:rPr>
          <w:rFonts w:eastAsia="Times New Roman"/>
        </w:rPr>
        <w:t xml:space="preserve"> and </w:t>
      </w:r>
      <w:proofErr w:type="spellStart"/>
      <w:r w:rsidRPr="00987ACB">
        <w:rPr>
          <w:rFonts w:eastAsia="Times New Roman"/>
        </w:rPr>
        <w:t>esxcli</w:t>
      </w:r>
      <w:proofErr w:type="spellEnd"/>
      <w:r w:rsidRPr="00987ACB">
        <w:rPr>
          <w:rFonts w:eastAsia="Times New Roman"/>
        </w:rPr>
        <w:t xml:space="preserve"> commands before it begins encrypting virtual machine disk files. The attack can disable an organization complete virtual system because attackers use their primary system to execute their assault. The group executed the Kaseya supply-chain attack which impacted more than 1500 organizations throughout the world</w:t>
      </w:r>
      <w:r w:rsidR="00C83460" w:rsidRPr="004C74EB">
        <w:rPr>
          <w:rFonts w:eastAsia="Times New Roman"/>
        </w:rPr>
        <w:t>.</w:t>
      </w:r>
    </w:p>
    <w:p w14:paraId="71066699" w14:textId="77777777" w:rsidR="00C83460" w:rsidRPr="00E15413" w:rsidRDefault="00C83460" w:rsidP="00C83460">
      <w:pPr>
        <w:spacing w:before="3pt" w:after="1pt"/>
        <w:jc w:val="both"/>
        <w:rPr>
          <w:b/>
          <w:bCs/>
        </w:rPr>
      </w:pPr>
      <w:r w:rsidRPr="00E15413">
        <w:rPr>
          <w:rFonts w:eastAsia="Times New Roman"/>
          <w:b/>
          <w:bCs/>
        </w:rPr>
        <w:t>Capabilities:</w:t>
      </w:r>
    </w:p>
    <w:tbl>
      <w:tblPr>
        <w:tblStyle w:val="LightGrid-Accent1"/>
        <w:tblW w:w="242.50pt" w:type="dxa"/>
        <w:tblLayout w:type="fixed"/>
        <w:tblLook w:firstRow="0" w:lastRow="0" w:firstColumn="0" w:lastColumn="0" w:noHBand="0" w:noVBand="0"/>
      </w:tblPr>
      <w:tblGrid>
        <w:gridCol w:w="3000"/>
        <w:gridCol w:w="1850"/>
      </w:tblGrid>
      <w:tr w:rsidR="00C83460" w14:paraId="0D82F3EA" w14:textId="77777777" w:rsidTr="00E15413">
        <w:trPr>
          <w:cnfStyle w:firstRow="0" w:lastRow="0" w:firstColumn="0" w:lastColumn="0" w:oddVBand="0" w:evenVBand="0" w:oddHBand="1" w:evenHBand="0"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150pt" w:type="dxa"/>
            <w:shd w:val="clear" w:color="auto" w:fill="2E74B5" w:themeFill="accent1" w:themeFillShade="BF"/>
          </w:tcPr>
          <w:p w14:paraId="1D9AF3EB" w14:textId="77777777" w:rsidR="00C83460" w:rsidRPr="00CA06CC" w:rsidRDefault="00C83460" w:rsidP="00B13EE1">
            <w:pPr>
              <w:spacing w:before="2pt" w:after="2pt"/>
              <w:rPr>
                <w:color w:val="FFFFFF" w:themeColor="background1"/>
                <w:sz w:val="18"/>
                <w:szCs w:val="18"/>
              </w:rPr>
            </w:pPr>
            <w:r w:rsidRPr="00CA06CC">
              <w:rPr>
                <w:rFonts w:eastAsia="Times New Roman" w:cs="Times New Roman"/>
                <w:b/>
                <w:bCs/>
                <w:color w:val="FFFFFF" w:themeColor="background1"/>
                <w:sz w:val="18"/>
                <w:szCs w:val="18"/>
              </w:rPr>
              <w:t>Category</w:t>
            </w:r>
          </w:p>
        </w:tc>
        <w:tc>
          <w:tcPr>
            <w:tcW w:w="92.50pt" w:type="dxa"/>
            <w:shd w:val="clear" w:color="auto" w:fill="2E74B5" w:themeFill="accent1" w:themeFillShade="BF"/>
          </w:tcPr>
          <w:p w14:paraId="5C8C4D6B" w14:textId="77777777" w:rsidR="00C83460" w:rsidRPr="00CA06CC" w:rsidRDefault="00C83460" w:rsidP="00B13EE1">
            <w:pPr>
              <w:spacing w:before="2pt" w:after="2pt"/>
              <w:cnfStyle w:firstRow="0" w:lastRow="0" w:firstColumn="0" w:lastColumn="0" w:oddVBand="0" w:evenVBand="0" w:oddHBand="1" w:evenHBand="0" w:firstRowFirstColumn="0" w:firstRowLastColumn="0" w:lastRowFirstColumn="0" w:lastRowLastColumn="0"/>
              <w:rPr>
                <w:color w:val="FFFFFF" w:themeColor="background1"/>
                <w:sz w:val="18"/>
                <w:szCs w:val="18"/>
              </w:rPr>
            </w:pPr>
            <w:r w:rsidRPr="00CA06CC">
              <w:rPr>
                <w:rFonts w:eastAsia="Times New Roman" w:cs="Times New Roman"/>
                <w:b/>
                <w:bCs/>
                <w:color w:val="FFFFFF" w:themeColor="background1"/>
                <w:sz w:val="18"/>
                <w:szCs w:val="18"/>
              </w:rPr>
              <w:t>Capability Tags</w:t>
            </w:r>
          </w:p>
        </w:tc>
      </w:tr>
      <w:tr w:rsidR="00C83460" w14:paraId="1DACE7A7" w14:textId="77777777" w:rsidTr="00E15413">
        <w:trPr>
          <w:cnfStyle w:firstRow="0" w:lastRow="0" w:firstColumn="0" w:lastColumn="0" w:oddVBand="0" w:evenVBand="0" w:oddHBand="0" w:evenHBand="1"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150pt" w:type="dxa"/>
          </w:tcPr>
          <w:p w14:paraId="73D41D04" w14:textId="77777777" w:rsidR="00C83460" w:rsidRPr="00C83460" w:rsidRDefault="00C83460" w:rsidP="00B13EE1">
            <w:pPr>
              <w:spacing w:before="2pt" w:after="2pt"/>
              <w:rPr>
                <w:sz w:val="18"/>
                <w:szCs w:val="18"/>
              </w:rPr>
            </w:pPr>
            <w:r w:rsidRPr="00C83460">
              <w:rPr>
                <w:rFonts w:eastAsia="Times New Roman" w:cs="Times New Roman"/>
                <w:sz w:val="18"/>
                <w:szCs w:val="18"/>
              </w:rPr>
              <w:t>Data Manipulation</w:t>
            </w:r>
          </w:p>
        </w:tc>
        <w:tc>
          <w:tcPr>
            <w:tcW w:w="92.50pt" w:type="dxa"/>
          </w:tcPr>
          <w:p w14:paraId="2B6A0775" w14:textId="77777777" w:rsidR="00C83460" w:rsidRPr="00C83460" w:rsidRDefault="00C83460" w:rsidP="00B13EE1">
            <w:pPr>
              <w:spacing w:before="2pt" w:after="2pt"/>
              <w:cnfStyle w:firstRow="0" w:lastRow="0" w:firstColumn="0" w:lastColumn="0" w:oddVBand="0" w:evenVBand="0" w:oddHBand="0" w:evenHBand="1" w:firstRowFirstColumn="0" w:firstRowLastColumn="0" w:lastRowFirstColumn="0" w:lastRowLastColumn="0"/>
              <w:rPr>
                <w:sz w:val="18"/>
                <w:szCs w:val="18"/>
              </w:rPr>
            </w:pPr>
            <w:r w:rsidRPr="00C83460">
              <w:rPr>
                <w:rFonts w:eastAsia="Times New Roman" w:cs="Times New Roman"/>
                <w:sz w:val="18"/>
                <w:szCs w:val="18"/>
              </w:rPr>
              <w:t>+ Data-Manipulation</w:t>
            </w:r>
          </w:p>
        </w:tc>
      </w:tr>
      <w:tr w:rsidR="00C83460" w14:paraId="48DACEE9" w14:textId="77777777" w:rsidTr="00E15413">
        <w:trPr>
          <w:cnfStyle w:firstRow="0" w:lastRow="0" w:firstColumn="0" w:lastColumn="0" w:oddVBand="0" w:evenVBand="0" w:oddHBand="1" w:evenHBand="0"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150pt" w:type="dxa"/>
          </w:tcPr>
          <w:p w14:paraId="0D3FA479" w14:textId="77777777" w:rsidR="00C83460" w:rsidRPr="00C83460" w:rsidRDefault="00C83460" w:rsidP="00B13EE1">
            <w:pPr>
              <w:spacing w:before="2pt" w:after="2pt"/>
              <w:rPr>
                <w:sz w:val="18"/>
                <w:szCs w:val="18"/>
              </w:rPr>
            </w:pPr>
            <w:r w:rsidRPr="00C83460">
              <w:rPr>
                <w:rFonts w:eastAsia="Times New Roman" w:cs="Times New Roman"/>
                <w:sz w:val="18"/>
                <w:szCs w:val="18"/>
              </w:rPr>
              <w:t>Host Interaction</w:t>
            </w:r>
          </w:p>
        </w:tc>
        <w:tc>
          <w:tcPr>
            <w:tcW w:w="92.50pt" w:type="dxa"/>
          </w:tcPr>
          <w:p w14:paraId="5D956F47" w14:textId="77777777" w:rsidR="00C83460" w:rsidRPr="00C83460" w:rsidRDefault="00C83460" w:rsidP="00B13EE1">
            <w:pPr>
              <w:spacing w:before="2pt" w:after="2pt"/>
              <w:cnfStyle w:firstRow="0" w:lastRow="0" w:firstColumn="0" w:lastColumn="0" w:oddVBand="0" w:evenVBand="0" w:oddHBand="1" w:evenHBand="0" w:firstRowFirstColumn="0" w:firstRowLastColumn="0" w:lastRowFirstColumn="0" w:lastRowLastColumn="0"/>
              <w:rPr>
                <w:sz w:val="18"/>
                <w:szCs w:val="18"/>
              </w:rPr>
            </w:pPr>
            <w:r w:rsidRPr="00C83460">
              <w:rPr>
                <w:rFonts w:eastAsia="Times New Roman" w:cs="Times New Roman"/>
                <w:sz w:val="18"/>
                <w:szCs w:val="18"/>
              </w:rPr>
              <w:t>+ Host-Interaction</w:t>
            </w:r>
          </w:p>
        </w:tc>
      </w:tr>
    </w:tbl>
    <w:p w14:paraId="42581CF4" w14:textId="77777777" w:rsidR="00C83460" w:rsidRPr="00E15413" w:rsidRDefault="00C83460" w:rsidP="00C83460">
      <w:pPr>
        <w:spacing w:before="3pt" w:after="1pt"/>
        <w:jc w:val="both"/>
        <w:rPr>
          <w:b/>
          <w:bCs/>
        </w:rPr>
      </w:pPr>
      <w:r w:rsidRPr="00E15413">
        <w:rPr>
          <w:rFonts w:eastAsia="Times New Roman"/>
          <w:b/>
          <w:bCs/>
        </w:rPr>
        <w:t>Process Tree / Execution Cycle:</w:t>
      </w:r>
    </w:p>
    <w:tbl>
      <w:tblPr>
        <w:tblStyle w:val="LightGrid-Accent1"/>
        <w:tblW w:w="242.50pt" w:type="dxa"/>
        <w:tblLook w:firstRow="1" w:lastRow="0" w:firstColumn="1" w:lastColumn="0" w:noHBand="0" w:noVBand="1"/>
      </w:tblPr>
      <w:tblGrid>
        <w:gridCol w:w="557"/>
        <w:gridCol w:w="1697"/>
        <w:gridCol w:w="2596"/>
      </w:tblGrid>
      <w:tr w:rsidR="001728D5" w:rsidRPr="001728D5" w14:paraId="1B098D82" w14:textId="77777777" w:rsidTr="00933CB7">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shd w:val="clear" w:color="auto" w:fill="2E74B5" w:themeFill="accent1" w:themeFillShade="BF"/>
            <w:hideMark/>
          </w:tcPr>
          <w:p w14:paraId="0DC2B1A8" w14:textId="77777777" w:rsidR="001728D5" w:rsidRPr="001728D5" w:rsidRDefault="001728D5" w:rsidP="00CA06CC">
            <w:pPr>
              <w:spacing w:line="13.80pt" w:lineRule="auto"/>
              <w:jc w:val="start"/>
              <w:rPr>
                <w:rFonts w:ascii="Times New Roman" w:hAnsi="Times New Roman" w:cs="Times New Roman"/>
                <w:color w:val="FFFFFF" w:themeColor="background1"/>
                <w:sz w:val="18"/>
                <w:szCs w:val="18"/>
                <w:lang w:val="en-IN"/>
              </w:rPr>
            </w:pPr>
            <w:r w:rsidRPr="001728D5">
              <w:rPr>
                <w:rFonts w:ascii="Times New Roman" w:hAnsi="Times New Roman" w:cs="Times New Roman"/>
                <w:color w:val="FFFFFF" w:themeColor="background1"/>
                <w:sz w:val="18"/>
                <w:szCs w:val="18"/>
                <w:lang w:val="en-IN"/>
              </w:rPr>
              <w:t>Step</w:t>
            </w:r>
          </w:p>
        </w:tc>
        <w:tc>
          <w:tcPr>
            <w:tcW w:w="84.85pt" w:type="dxa"/>
            <w:shd w:val="clear" w:color="auto" w:fill="2E74B5" w:themeFill="accent1" w:themeFillShade="BF"/>
            <w:hideMark/>
          </w:tcPr>
          <w:p w14:paraId="0126451D" w14:textId="77777777" w:rsidR="001728D5" w:rsidRPr="001728D5" w:rsidRDefault="001728D5" w:rsidP="00CA06CC">
            <w:pPr>
              <w:spacing w:line="13.80pt" w:lineRule="auto"/>
              <w:jc w:val="start"/>
              <w:cnfStyle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18"/>
                <w:szCs w:val="18"/>
                <w:lang w:val="en-IN"/>
              </w:rPr>
            </w:pPr>
            <w:r w:rsidRPr="001728D5">
              <w:rPr>
                <w:rFonts w:ascii="Times New Roman" w:hAnsi="Times New Roman" w:cs="Times New Roman"/>
                <w:color w:val="FFFFFF" w:themeColor="background1"/>
                <w:sz w:val="18"/>
                <w:szCs w:val="18"/>
                <w:lang w:val="en-IN"/>
              </w:rPr>
              <w:t>Process</w:t>
            </w:r>
          </w:p>
        </w:tc>
        <w:tc>
          <w:tcPr>
            <w:tcW w:w="129.80pt" w:type="dxa"/>
            <w:shd w:val="clear" w:color="auto" w:fill="2E74B5" w:themeFill="accent1" w:themeFillShade="BF"/>
            <w:hideMark/>
          </w:tcPr>
          <w:p w14:paraId="34361D29" w14:textId="77777777" w:rsidR="001728D5" w:rsidRPr="001728D5" w:rsidRDefault="001728D5" w:rsidP="00CA06CC">
            <w:pPr>
              <w:spacing w:line="13.80pt" w:lineRule="auto"/>
              <w:jc w:val="start"/>
              <w:cnfStyle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18"/>
                <w:szCs w:val="18"/>
                <w:lang w:val="en-IN"/>
              </w:rPr>
            </w:pPr>
            <w:r w:rsidRPr="001728D5">
              <w:rPr>
                <w:rFonts w:ascii="Times New Roman" w:hAnsi="Times New Roman" w:cs="Times New Roman"/>
                <w:color w:val="FFFFFF" w:themeColor="background1"/>
                <w:sz w:val="18"/>
                <w:szCs w:val="18"/>
                <w:lang w:val="en-IN"/>
              </w:rPr>
              <w:t>What It Means</w:t>
            </w:r>
          </w:p>
        </w:tc>
      </w:tr>
      <w:tr w:rsidR="001728D5" w:rsidRPr="001728D5" w14:paraId="36DA31C9"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58866A83" w14:textId="77777777" w:rsidR="001728D5" w:rsidRPr="001728D5" w:rsidRDefault="001728D5" w:rsidP="00CA06CC">
            <w:pPr>
              <w:spacing w:line="13.80pt" w:lineRule="auto"/>
              <w:jc w:val="start"/>
              <w:rPr>
                <w:rFonts w:ascii="Times New Roman" w:hAnsi="Times New Roman" w:cs="Times New Roman"/>
                <w:b w:val="0"/>
                <w:bCs w:val="0"/>
                <w:sz w:val="18"/>
                <w:szCs w:val="18"/>
                <w:lang w:val="en-IN"/>
              </w:rPr>
            </w:pPr>
            <w:r w:rsidRPr="001728D5">
              <w:rPr>
                <w:rFonts w:ascii="Times New Roman" w:hAnsi="Times New Roman" w:cs="Times New Roman"/>
                <w:b w:val="0"/>
                <w:bCs w:val="0"/>
                <w:sz w:val="18"/>
                <w:szCs w:val="18"/>
                <w:lang w:val="en-IN"/>
              </w:rPr>
              <w:t>1</w:t>
            </w:r>
          </w:p>
        </w:tc>
        <w:tc>
          <w:tcPr>
            <w:tcW w:w="84.85pt" w:type="dxa"/>
            <w:hideMark/>
          </w:tcPr>
          <w:p w14:paraId="37B10137" w14:textId="77777777" w:rsidR="001728D5" w:rsidRPr="001728D5" w:rsidRDefault="001728D5" w:rsidP="00CA06CC">
            <w:pPr>
              <w:spacing w:line="13.80pt" w:lineRule="auto"/>
              <w:jc w:val="start"/>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1728D5">
              <w:rPr>
                <w:rFonts w:cs="Times New Roman"/>
                <w:sz w:val="18"/>
                <w:szCs w:val="18"/>
                <w:lang w:val="en-IN"/>
              </w:rPr>
              <w:t>%CONHOST% (x2)</w:t>
            </w:r>
          </w:p>
        </w:tc>
        <w:tc>
          <w:tcPr>
            <w:tcW w:w="129.80pt" w:type="dxa"/>
            <w:hideMark/>
          </w:tcPr>
          <w:p w14:paraId="1C886011" w14:textId="77777777" w:rsidR="001728D5" w:rsidRPr="001728D5" w:rsidRDefault="001728D5" w:rsidP="00CA06CC">
            <w:pPr>
              <w:spacing w:line="13.80pt" w:lineRule="auto"/>
              <w:jc w:val="start"/>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1728D5">
              <w:rPr>
                <w:rFonts w:cs="Times New Roman"/>
                <w:sz w:val="18"/>
                <w:szCs w:val="18"/>
                <w:lang w:val="en-IN"/>
              </w:rPr>
              <w:t>Hidden execution</w:t>
            </w:r>
          </w:p>
        </w:tc>
      </w:tr>
      <w:tr w:rsidR="001728D5" w:rsidRPr="001728D5" w14:paraId="5F92CE34"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6BB4BC0A" w14:textId="77777777" w:rsidR="001728D5" w:rsidRPr="001728D5" w:rsidRDefault="001728D5" w:rsidP="00CA06CC">
            <w:pPr>
              <w:spacing w:line="13.80pt" w:lineRule="auto"/>
              <w:jc w:val="start"/>
              <w:rPr>
                <w:rFonts w:ascii="Times New Roman" w:hAnsi="Times New Roman" w:cs="Times New Roman"/>
                <w:b w:val="0"/>
                <w:bCs w:val="0"/>
                <w:sz w:val="18"/>
                <w:szCs w:val="18"/>
                <w:lang w:val="en-IN"/>
              </w:rPr>
            </w:pPr>
            <w:r w:rsidRPr="001728D5">
              <w:rPr>
                <w:rFonts w:ascii="Times New Roman" w:hAnsi="Times New Roman" w:cs="Times New Roman"/>
                <w:b w:val="0"/>
                <w:bCs w:val="0"/>
                <w:sz w:val="18"/>
                <w:szCs w:val="18"/>
                <w:lang w:val="en-IN"/>
              </w:rPr>
              <w:t>2</w:t>
            </w:r>
          </w:p>
        </w:tc>
        <w:tc>
          <w:tcPr>
            <w:tcW w:w="84.85pt" w:type="dxa"/>
            <w:hideMark/>
          </w:tcPr>
          <w:p w14:paraId="0F9ECB8A" w14:textId="77777777" w:rsidR="001728D5" w:rsidRPr="001728D5" w:rsidRDefault="001728D5" w:rsidP="00CA06CC">
            <w:pPr>
              <w:spacing w:line="13.80pt" w:lineRule="auto"/>
              <w:jc w:val="start"/>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1728D5">
              <w:rPr>
                <w:rFonts w:cs="Times New Roman"/>
                <w:sz w:val="18"/>
                <w:szCs w:val="18"/>
                <w:lang w:val="en-IN"/>
              </w:rPr>
              <w:t xml:space="preserve">svchost.exe -k </w:t>
            </w:r>
            <w:proofErr w:type="spellStart"/>
            <w:r w:rsidRPr="001728D5">
              <w:rPr>
                <w:rFonts w:cs="Times New Roman"/>
                <w:sz w:val="18"/>
                <w:szCs w:val="18"/>
                <w:lang w:val="en-IN"/>
              </w:rPr>
              <w:t>WerSvcGroup</w:t>
            </w:r>
            <w:proofErr w:type="spellEnd"/>
          </w:p>
        </w:tc>
        <w:tc>
          <w:tcPr>
            <w:tcW w:w="129.80pt" w:type="dxa"/>
            <w:hideMark/>
          </w:tcPr>
          <w:p w14:paraId="59F32301" w14:textId="77777777" w:rsidR="001728D5" w:rsidRPr="001728D5" w:rsidRDefault="001728D5" w:rsidP="00CA06CC">
            <w:pPr>
              <w:spacing w:line="13.80pt" w:lineRule="auto"/>
              <w:jc w:val="start"/>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1728D5">
              <w:rPr>
                <w:rFonts w:cs="Times New Roman"/>
                <w:sz w:val="18"/>
                <w:szCs w:val="18"/>
                <w:lang w:val="en-IN"/>
              </w:rPr>
              <w:t>Stealth service hijack</w:t>
            </w:r>
          </w:p>
        </w:tc>
      </w:tr>
      <w:tr w:rsidR="001728D5" w:rsidRPr="001728D5" w14:paraId="02341270"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1DFD8FDD" w14:textId="77777777" w:rsidR="001728D5" w:rsidRPr="001728D5" w:rsidRDefault="001728D5" w:rsidP="00CA06CC">
            <w:pPr>
              <w:spacing w:line="13.80pt" w:lineRule="auto"/>
              <w:jc w:val="start"/>
              <w:rPr>
                <w:rFonts w:ascii="Times New Roman" w:hAnsi="Times New Roman" w:cs="Times New Roman"/>
                <w:b w:val="0"/>
                <w:bCs w:val="0"/>
                <w:sz w:val="18"/>
                <w:szCs w:val="18"/>
                <w:lang w:val="en-IN"/>
              </w:rPr>
            </w:pPr>
            <w:r w:rsidRPr="001728D5">
              <w:rPr>
                <w:rFonts w:ascii="Times New Roman" w:hAnsi="Times New Roman" w:cs="Times New Roman"/>
                <w:b w:val="0"/>
                <w:bCs w:val="0"/>
                <w:sz w:val="18"/>
                <w:szCs w:val="18"/>
                <w:lang w:val="en-IN"/>
              </w:rPr>
              <w:t>3</w:t>
            </w:r>
          </w:p>
        </w:tc>
        <w:tc>
          <w:tcPr>
            <w:tcW w:w="84.85pt" w:type="dxa"/>
            <w:hideMark/>
          </w:tcPr>
          <w:p w14:paraId="2384C523" w14:textId="77777777" w:rsidR="001728D5" w:rsidRPr="001728D5" w:rsidRDefault="001728D5" w:rsidP="00CA06CC">
            <w:pPr>
              <w:spacing w:line="13.80pt" w:lineRule="auto"/>
              <w:jc w:val="start"/>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1728D5">
              <w:rPr>
                <w:rFonts w:cs="Times New Roman"/>
                <w:sz w:val="18"/>
                <w:szCs w:val="18"/>
                <w:lang w:val="en-IN"/>
              </w:rPr>
              <w:t>WerFault.exe -u -p 2500</w:t>
            </w:r>
          </w:p>
        </w:tc>
        <w:tc>
          <w:tcPr>
            <w:tcW w:w="129.80pt" w:type="dxa"/>
            <w:hideMark/>
          </w:tcPr>
          <w:p w14:paraId="378B9DDE" w14:textId="77777777" w:rsidR="001728D5" w:rsidRPr="001728D5" w:rsidRDefault="001728D5" w:rsidP="00CA06CC">
            <w:pPr>
              <w:spacing w:line="13.80pt" w:lineRule="auto"/>
              <w:jc w:val="start"/>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1728D5">
              <w:rPr>
                <w:rFonts w:cs="Times New Roman"/>
                <w:sz w:val="18"/>
                <w:szCs w:val="18"/>
                <w:lang w:val="en-IN"/>
              </w:rPr>
              <w:t>Fake error disguise</w:t>
            </w:r>
          </w:p>
        </w:tc>
      </w:tr>
      <w:tr w:rsidR="001728D5" w:rsidRPr="001728D5" w14:paraId="0BD1E883"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22B3FC6D" w14:textId="77777777" w:rsidR="001728D5" w:rsidRPr="001728D5" w:rsidRDefault="001728D5" w:rsidP="00CA06CC">
            <w:pPr>
              <w:spacing w:line="13.80pt" w:lineRule="auto"/>
              <w:jc w:val="start"/>
              <w:rPr>
                <w:rFonts w:ascii="Times New Roman" w:hAnsi="Times New Roman" w:cs="Times New Roman"/>
                <w:b w:val="0"/>
                <w:bCs w:val="0"/>
                <w:sz w:val="18"/>
                <w:szCs w:val="18"/>
                <w:lang w:val="en-IN"/>
              </w:rPr>
            </w:pPr>
            <w:r w:rsidRPr="001728D5">
              <w:rPr>
                <w:rFonts w:ascii="Times New Roman" w:hAnsi="Times New Roman" w:cs="Times New Roman"/>
                <w:b w:val="0"/>
                <w:bCs w:val="0"/>
                <w:sz w:val="18"/>
                <w:szCs w:val="18"/>
                <w:lang w:val="en-IN"/>
              </w:rPr>
              <w:t>4</w:t>
            </w:r>
          </w:p>
        </w:tc>
        <w:tc>
          <w:tcPr>
            <w:tcW w:w="84.85pt" w:type="dxa"/>
            <w:hideMark/>
          </w:tcPr>
          <w:p w14:paraId="6DE79BBE" w14:textId="77777777" w:rsidR="001728D5" w:rsidRPr="001728D5" w:rsidRDefault="001728D5" w:rsidP="00CA06CC">
            <w:pPr>
              <w:spacing w:line="13.80pt" w:lineRule="auto"/>
              <w:jc w:val="start"/>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1728D5">
              <w:rPr>
                <w:rFonts w:cs="Times New Roman"/>
                <w:sz w:val="18"/>
                <w:szCs w:val="18"/>
                <w:lang w:val="en-IN"/>
              </w:rPr>
              <w:t>wmiadap.exe /F /T /R</w:t>
            </w:r>
          </w:p>
        </w:tc>
        <w:tc>
          <w:tcPr>
            <w:tcW w:w="129.80pt" w:type="dxa"/>
            <w:hideMark/>
          </w:tcPr>
          <w:p w14:paraId="694EB711" w14:textId="77777777" w:rsidR="001728D5" w:rsidRPr="001728D5" w:rsidRDefault="001728D5" w:rsidP="00CA06CC">
            <w:pPr>
              <w:spacing w:line="13.80pt" w:lineRule="auto"/>
              <w:jc w:val="start"/>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1728D5">
              <w:rPr>
                <w:rFonts w:cs="Times New Roman"/>
                <w:sz w:val="18"/>
                <w:szCs w:val="18"/>
                <w:lang w:val="en-IN"/>
              </w:rPr>
              <w:t>WMI scan</w:t>
            </w:r>
          </w:p>
        </w:tc>
      </w:tr>
      <w:tr w:rsidR="001728D5" w:rsidRPr="001728D5" w14:paraId="5189BFDD"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0ED19B32" w14:textId="77777777" w:rsidR="001728D5" w:rsidRPr="001728D5" w:rsidRDefault="001728D5" w:rsidP="00CA06CC">
            <w:pPr>
              <w:spacing w:line="13.80pt" w:lineRule="auto"/>
              <w:jc w:val="start"/>
              <w:rPr>
                <w:rFonts w:ascii="Times New Roman" w:hAnsi="Times New Roman" w:cs="Times New Roman"/>
                <w:b w:val="0"/>
                <w:bCs w:val="0"/>
                <w:sz w:val="18"/>
                <w:szCs w:val="18"/>
                <w:lang w:val="en-IN"/>
              </w:rPr>
            </w:pPr>
            <w:r w:rsidRPr="001728D5">
              <w:rPr>
                <w:rFonts w:ascii="Times New Roman" w:hAnsi="Times New Roman" w:cs="Times New Roman"/>
                <w:b w:val="0"/>
                <w:bCs w:val="0"/>
                <w:sz w:val="18"/>
                <w:szCs w:val="18"/>
                <w:lang w:val="en-IN"/>
              </w:rPr>
              <w:t>5</w:t>
            </w:r>
          </w:p>
        </w:tc>
        <w:tc>
          <w:tcPr>
            <w:tcW w:w="84.85pt" w:type="dxa"/>
            <w:hideMark/>
          </w:tcPr>
          <w:p w14:paraId="1A3B8A15" w14:textId="77777777" w:rsidR="001728D5" w:rsidRPr="001728D5" w:rsidRDefault="001728D5" w:rsidP="00CA06CC">
            <w:pPr>
              <w:spacing w:line="13.80pt" w:lineRule="auto"/>
              <w:jc w:val="start"/>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1728D5">
              <w:rPr>
                <w:rFonts w:cs="Times New Roman"/>
                <w:sz w:val="18"/>
                <w:szCs w:val="18"/>
                <w:lang w:val="en-IN"/>
              </w:rPr>
              <w:t xml:space="preserve">svchost.exe -k </w:t>
            </w:r>
            <w:proofErr w:type="spellStart"/>
            <w:r w:rsidRPr="001728D5">
              <w:rPr>
                <w:rFonts w:cs="Times New Roman"/>
                <w:sz w:val="18"/>
                <w:szCs w:val="18"/>
                <w:lang w:val="en-IN"/>
              </w:rPr>
              <w:t>swprv</w:t>
            </w:r>
            <w:proofErr w:type="spellEnd"/>
          </w:p>
        </w:tc>
        <w:tc>
          <w:tcPr>
            <w:tcW w:w="129.80pt" w:type="dxa"/>
            <w:hideMark/>
          </w:tcPr>
          <w:p w14:paraId="792D14F4" w14:textId="77777777" w:rsidR="001728D5" w:rsidRPr="001728D5" w:rsidRDefault="001728D5" w:rsidP="00CA06CC">
            <w:pPr>
              <w:spacing w:line="13.80pt" w:lineRule="auto"/>
              <w:jc w:val="start"/>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1728D5">
              <w:rPr>
                <w:rFonts w:cs="Times New Roman"/>
                <w:sz w:val="18"/>
                <w:szCs w:val="18"/>
                <w:lang w:val="en-IN"/>
              </w:rPr>
              <w:t>Shadow service hijack</w:t>
            </w:r>
          </w:p>
        </w:tc>
      </w:tr>
      <w:tr w:rsidR="001728D5" w:rsidRPr="001728D5" w14:paraId="30DEBBED"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2C92586E" w14:textId="77777777" w:rsidR="001728D5" w:rsidRPr="001728D5" w:rsidRDefault="001728D5" w:rsidP="00CA06CC">
            <w:pPr>
              <w:spacing w:line="13.80pt" w:lineRule="auto"/>
              <w:jc w:val="start"/>
              <w:rPr>
                <w:rFonts w:ascii="Times New Roman" w:hAnsi="Times New Roman" w:cs="Times New Roman"/>
                <w:b w:val="0"/>
                <w:bCs w:val="0"/>
                <w:sz w:val="18"/>
                <w:szCs w:val="18"/>
                <w:lang w:val="en-IN"/>
              </w:rPr>
            </w:pPr>
            <w:r w:rsidRPr="001728D5">
              <w:rPr>
                <w:rFonts w:ascii="Times New Roman" w:hAnsi="Times New Roman" w:cs="Times New Roman"/>
                <w:b w:val="0"/>
                <w:bCs w:val="0"/>
                <w:sz w:val="18"/>
                <w:szCs w:val="18"/>
                <w:lang w:val="en-IN"/>
              </w:rPr>
              <w:t>6</w:t>
            </w:r>
          </w:p>
        </w:tc>
        <w:tc>
          <w:tcPr>
            <w:tcW w:w="84.85pt" w:type="dxa"/>
            <w:hideMark/>
          </w:tcPr>
          <w:p w14:paraId="055730F5" w14:textId="77777777" w:rsidR="001728D5" w:rsidRPr="001728D5" w:rsidRDefault="001728D5" w:rsidP="00CA06CC">
            <w:pPr>
              <w:spacing w:line="13.80pt" w:lineRule="auto"/>
              <w:jc w:val="start"/>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1728D5">
              <w:rPr>
                <w:rFonts w:cs="Times New Roman"/>
                <w:sz w:val="18"/>
                <w:szCs w:val="18"/>
                <w:lang w:val="en-IN"/>
              </w:rPr>
              <w:t>wmiprvse.exe</w:t>
            </w:r>
          </w:p>
        </w:tc>
        <w:tc>
          <w:tcPr>
            <w:tcW w:w="129.80pt" w:type="dxa"/>
            <w:hideMark/>
          </w:tcPr>
          <w:p w14:paraId="7CFDD4EE" w14:textId="77777777" w:rsidR="001728D5" w:rsidRPr="001728D5" w:rsidRDefault="001728D5" w:rsidP="00CA06CC">
            <w:pPr>
              <w:spacing w:line="13.80pt" w:lineRule="auto"/>
              <w:jc w:val="start"/>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1728D5">
              <w:rPr>
                <w:rFonts w:cs="Times New Roman"/>
                <w:sz w:val="18"/>
                <w:szCs w:val="18"/>
                <w:lang w:val="en-IN"/>
              </w:rPr>
              <w:t>Remote command exec</w:t>
            </w:r>
          </w:p>
        </w:tc>
      </w:tr>
      <w:tr w:rsidR="001728D5" w:rsidRPr="001728D5" w14:paraId="4DE1F59D"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6BDC4A89" w14:textId="77777777" w:rsidR="001728D5" w:rsidRPr="001728D5" w:rsidRDefault="001728D5" w:rsidP="00CA06CC">
            <w:pPr>
              <w:spacing w:line="13.80pt" w:lineRule="auto"/>
              <w:jc w:val="start"/>
              <w:rPr>
                <w:rFonts w:ascii="Times New Roman" w:hAnsi="Times New Roman" w:cs="Times New Roman"/>
                <w:b w:val="0"/>
                <w:bCs w:val="0"/>
                <w:sz w:val="18"/>
                <w:szCs w:val="18"/>
                <w:lang w:val="en-IN"/>
              </w:rPr>
            </w:pPr>
            <w:r w:rsidRPr="001728D5">
              <w:rPr>
                <w:rFonts w:ascii="Times New Roman" w:hAnsi="Times New Roman" w:cs="Times New Roman"/>
                <w:b w:val="0"/>
                <w:bCs w:val="0"/>
                <w:sz w:val="18"/>
                <w:szCs w:val="18"/>
                <w:lang w:val="en-IN"/>
              </w:rPr>
              <w:t>7</w:t>
            </w:r>
          </w:p>
        </w:tc>
        <w:tc>
          <w:tcPr>
            <w:tcW w:w="84.85pt" w:type="dxa"/>
            <w:hideMark/>
          </w:tcPr>
          <w:p w14:paraId="7D2468FF" w14:textId="77777777" w:rsidR="001728D5" w:rsidRPr="001728D5" w:rsidRDefault="001728D5" w:rsidP="00CA06CC">
            <w:pPr>
              <w:spacing w:line="13.80pt" w:lineRule="auto"/>
              <w:jc w:val="start"/>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1728D5">
              <w:rPr>
                <w:rFonts w:cs="Times New Roman"/>
                <w:sz w:val="18"/>
                <w:szCs w:val="18"/>
                <w:lang w:val="en-IN"/>
              </w:rPr>
              <w:t>vssvc.exe</w:t>
            </w:r>
          </w:p>
        </w:tc>
        <w:tc>
          <w:tcPr>
            <w:tcW w:w="129.80pt" w:type="dxa"/>
            <w:hideMark/>
          </w:tcPr>
          <w:p w14:paraId="78DCE8F5" w14:textId="77777777" w:rsidR="001728D5" w:rsidRPr="001728D5" w:rsidRDefault="001728D5" w:rsidP="00CA06CC">
            <w:pPr>
              <w:spacing w:line="13.80pt" w:lineRule="auto"/>
              <w:jc w:val="start"/>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1728D5">
              <w:rPr>
                <w:rFonts w:cs="Times New Roman"/>
                <w:sz w:val="18"/>
                <w:szCs w:val="18"/>
                <w:lang w:val="en-IN"/>
              </w:rPr>
              <w:t>Backup targeting</w:t>
            </w:r>
          </w:p>
        </w:tc>
      </w:tr>
      <w:tr w:rsidR="001728D5" w:rsidRPr="001728D5" w14:paraId="4F8A5CAE"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7098768D" w14:textId="77777777" w:rsidR="001728D5" w:rsidRPr="001728D5" w:rsidRDefault="001728D5" w:rsidP="00CA06CC">
            <w:pPr>
              <w:spacing w:line="13.80pt" w:lineRule="auto"/>
              <w:jc w:val="start"/>
              <w:rPr>
                <w:rFonts w:ascii="Times New Roman" w:hAnsi="Times New Roman" w:cs="Times New Roman"/>
                <w:b w:val="0"/>
                <w:bCs w:val="0"/>
                <w:sz w:val="18"/>
                <w:szCs w:val="18"/>
                <w:lang w:val="en-IN"/>
              </w:rPr>
            </w:pPr>
            <w:r w:rsidRPr="001728D5">
              <w:rPr>
                <w:rFonts w:ascii="Times New Roman" w:hAnsi="Times New Roman" w:cs="Times New Roman"/>
                <w:b w:val="0"/>
                <w:bCs w:val="0"/>
                <w:sz w:val="18"/>
                <w:szCs w:val="18"/>
                <w:lang w:val="en-IN"/>
              </w:rPr>
              <w:t>8</w:t>
            </w:r>
          </w:p>
        </w:tc>
        <w:tc>
          <w:tcPr>
            <w:tcW w:w="84.85pt" w:type="dxa"/>
            <w:hideMark/>
          </w:tcPr>
          <w:p w14:paraId="2408FC5B" w14:textId="77777777" w:rsidR="001728D5" w:rsidRPr="001728D5" w:rsidRDefault="001728D5" w:rsidP="00CA06CC">
            <w:pPr>
              <w:spacing w:line="13.80pt" w:lineRule="auto"/>
              <w:jc w:val="start"/>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1728D5">
              <w:rPr>
                <w:rFonts w:cs="Times New Roman"/>
                <w:sz w:val="18"/>
                <w:szCs w:val="18"/>
                <w:lang w:val="en-IN"/>
              </w:rPr>
              <w:t>%SAMPLEPATH%</w:t>
            </w:r>
          </w:p>
        </w:tc>
        <w:tc>
          <w:tcPr>
            <w:tcW w:w="129.80pt" w:type="dxa"/>
            <w:hideMark/>
          </w:tcPr>
          <w:p w14:paraId="07C5EFBA" w14:textId="77777777" w:rsidR="001728D5" w:rsidRPr="001728D5" w:rsidRDefault="001728D5" w:rsidP="00CA06CC">
            <w:pPr>
              <w:spacing w:line="13.80pt" w:lineRule="auto"/>
              <w:jc w:val="start"/>
              <w:cnfStyle w:firstRow="0" w:lastRow="0" w:firstColumn="0" w:lastColumn="0" w:oddVBand="0" w:evenVBand="0" w:oddHBand="0" w:evenHBand="1" w:firstRowFirstColumn="0" w:firstRowLastColumn="0" w:lastRowFirstColumn="0" w:lastRowLastColumn="0"/>
              <w:rPr>
                <w:rFonts w:cs="Times New Roman"/>
                <w:sz w:val="18"/>
                <w:szCs w:val="18"/>
                <w:lang w:val="en-IN"/>
              </w:rPr>
            </w:pPr>
            <w:r w:rsidRPr="001728D5">
              <w:rPr>
                <w:rFonts w:cs="Times New Roman"/>
                <w:sz w:val="18"/>
                <w:szCs w:val="18"/>
                <w:lang w:val="en-IN"/>
              </w:rPr>
              <w:t>Memory payload</w:t>
            </w:r>
          </w:p>
        </w:tc>
      </w:tr>
      <w:tr w:rsidR="001728D5" w:rsidRPr="001728D5" w14:paraId="6A574971"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0A125C33" w14:textId="77777777" w:rsidR="001728D5" w:rsidRPr="001728D5" w:rsidRDefault="001728D5" w:rsidP="00CA06CC">
            <w:pPr>
              <w:spacing w:line="13.80pt" w:lineRule="auto"/>
              <w:jc w:val="start"/>
              <w:rPr>
                <w:rFonts w:ascii="Times New Roman" w:hAnsi="Times New Roman" w:cs="Times New Roman"/>
                <w:b w:val="0"/>
                <w:bCs w:val="0"/>
                <w:sz w:val="18"/>
                <w:szCs w:val="18"/>
                <w:lang w:val="en-IN"/>
              </w:rPr>
            </w:pPr>
            <w:r w:rsidRPr="001728D5">
              <w:rPr>
                <w:rFonts w:ascii="Times New Roman" w:hAnsi="Times New Roman" w:cs="Times New Roman"/>
                <w:b w:val="0"/>
                <w:bCs w:val="0"/>
                <w:sz w:val="18"/>
                <w:szCs w:val="18"/>
                <w:lang w:val="en-IN"/>
              </w:rPr>
              <w:t>9</w:t>
            </w:r>
          </w:p>
        </w:tc>
        <w:tc>
          <w:tcPr>
            <w:tcW w:w="84.85pt" w:type="dxa"/>
            <w:hideMark/>
          </w:tcPr>
          <w:p w14:paraId="7D67D3F6" w14:textId="77777777" w:rsidR="001728D5" w:rsidRPr="001728D5" w:rsidRDefault="001728D5" w:rsidP="00CA06CC">
            <w:pPr>
              <w:spacing w:line="13.80pt" w:lineRule="auto"/>
              <w:jc w:val="start"/>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1728D5">
              <w:rPr>
                <w:rFonts w:cs="Times New Roman"/>
                <w:sz w:val="18"/>
                <w:szCs w:val="18"/>
                <w:lang w:val="en-IN"/>
              </w:rPr>
              <w:t xml:space="preserve">WMIC.exe </w:t>
            </w:r>
            <w:proofErr w:type="spellStart"/>
            <w:r w:rsidRPr="001728D5">
              <w:rPr>
                <w:rFonts w:cs="Times New Roman"/>
                <w:sz w:val="18"/>
                <w:szCs w:val="18"/>
                <w:lang w:val="en-IN"/>
              </w:rPr>
              <w:t>shadowcopy</w:t>
            </w:r>
            <w:proofErr w:type="spellEnd"/>
            <w:r w:rsidRPr="001728D5">
              <w:rPr>
                <w:rFonts w:cs="Times New Roman"/>
                <w:sz w:val="18"/>
                <w:szCs w:val="18"/>
                <w:lang w:val="en-IN"/>
              </w:rPr>
              <w:t xml:space="preserve"> delete</w:t>
            </w:r>
          </w:p>
        </w:tc>
        <w:tc>
          <w:tcPr>
            <w:tcW w:w="129.80pt" w:type="dxa"/>
            <w:hideMark/>
          </w:tcPr>
          <w:p w14:paraId="133B707E" w14:textId="77777777" w:rsidR="001728D5" w:rsidRPr="001728D5" w:rsidRDefault="001728D5" w:rsidP="00CA06CC">
            <w:pPr>
              <w:spacing w:line="13.80pt" w:lineRule="auto"/>
              <w:jc w:val="start"/>
              <w:cnfStyle w:firstRow="0" w:lastRow="0" w:firstColumn="0" w:lastColumn="0" w:oddVBand="0" w:evenVBand="0" w:oddHBand="1" w:evenHBand="0" w:firstRowFirstColumn="0" w:firstRowLastColumn="0" w:lastRowFirstColumn="0" w:lastRowLastColumn="0"/>
              <w:rPr>
                <w:rFonts w:cs="Times New Roman"/>
                <w:sz w:val="18"/>
                <w:szCs w:val="18"/>
                <w:lang w:val="en-IN"/>
              </w:rPr>
            </w:pPr>
            <w:r w:rsidRPr="001728D5">
              <w:rPr>
                <w:rFonts w:cs="Times New Roman"/>
                <w:sz w:val="18"/>
                <w:szCs w:val="18"/>
                <w:lang w:val="en-IN"/>
              </w:rPr>
              <w:t>Backup deletion</w:t>
            </w:r>
          </w:p>
        </w:tc>
      </w:tr>
    </w:tbl>
    <w:p w14:paraId="2CBFF47B" w14:textId="77777777" w:rsidR="00DF02D3" w:rsidRPr="00DF02D3" w:rsidRDefault="00DF02D3" w:rsidP="00DF02D3">
      <w:pPr>
        <w:spacing w:before="3pt" w:after="1pt"/>
        <w:jc w:val="both"/>
      </w:pPr>
      <w:r w:rsidRPr="00DF02D3">
        <w:rPr>
          <w:rFonts w:eastAsia="Times New Roman"/>
          <w:b/>
          <w:bCs/>
        </w:rPr>
        <w:t>Full Execution Cycle:</w:t>
      </w:r>
    </w:p>
    <w:p w14:paraId="5B12EB8C" w14:textId="77777777" w:rsidR="00DF02D3" w:rsidRPr="00DF02D3" w:rsidRDefault="00DF02D3" w:rsidP="00DF02D3">
      <w:pPr>
        <w:spacing w:before="1pt" w:after="3pt"/>
        <w:jc w:val="both"/>
      </w:pPr>
      <w:r w:rsidRPr="00DF02D3">
        <w:rPr>
          <w:rFonts w:eastAsia="Times New Roman"/>
        </w:rPr>
        <w:t>REvil executes from /</w:t>
      </w:r>
      <w:proofErr w:type="spellStart"/>
      <w:r w:rsidRPr="00DF02D3">
        <w:rPr>
          <w:rFonts w:eastAsia="Times New Roman"/>
        </w:rPr>
        <w:t>tmp</w:t>
      </w:r>
      <w:proofErr w:type="spellEnd"/>
      <w:r w:rsidRPr="00DF02D3">
        <w:rPr>
          <w:rFonts w:eastAsia="Times New Roman"/>
        </w:rPr>
        <w:t xml:space="preserve"> folder on </w:t>
      </w:r>
      <w:proofErr w:type="gramStart"/>
      <w:r w:rsidRPr="00DF02D3">
        <w:rPr>
          <w:rFonts w:eastAsia="Times New Roman"/>
        </w:rPr>
        <w:t>Linux  →</w:t>
      </w:r>
      <w:proofErr w:type="gramEnd"/>
      <w:r w:rsidRPr="00DF02D3">
        <w:rPr>
          <w:rFonts w:eastAsia="Times New Roman"/>
        </w:rPr>
        <w:t xml:space="preserve">  Checks OS and hostname (</w:t>
      </w:r>
      <w:proofErr w:type="gramStart"/>
      <w:r w:rsidRPr="00DF02D3">
        <w:rPr>
          <w:rFonts w:eastAsia="Times New Roman"/>
        </w:rPr>
        <w:t>reconnaissance)  →</w:t>
      </w:r>
      <w:proofErr w:type="gramEnd"/>
      <w:r w:rsidRPr="00DF02D3">
        <w:rPr>
          <w:rFonts w:eastAsia="Times New Roman"/>
        </w:rPr>
        <w:t xml:space="preserve">  Confirms VMware </w:t>
      </w:r>
      <w:proofErr w:type="spellStart"/>
      <w:r w:rsidRPr="00DF02D3">
        <w:rPr>
          <w:rFonts w:eastAsia="Times New Roman"/>
        </w:rPr>
        <w:t>ESXi</w:t>
      </w:r>
      <w:proofErr w:type="spellEnd"/>
      <w:r w:rsidRPr="00DF02D3">
        <w:rPr>
          <w:rFonts w:eastAsia="Times New Roman"/>
        </w:rPr>
        <w:t xml:space="preserve"> server </w:t>
      </w:r>
      <w:proofErr w:type="gramStart"/>
      <w:r w:rsidRPr="00DF02D3">
        <w:rPr>
          <w:rFonts w:eastAsia="Times New Roman"/>
        </w:rPr>
        <w:t>target  →</w:t>
      </w:r>
      <w:proofErr w:type="gramEnd"/>
      <w:r w:rsidRPr="00DF02D3">
        <w:rPr>
          <w:rFonts w:eastAsia="Times New Roman"/>
        </w:rPr>
        <w:t xml:space="preserve">  Force kills ALL virtual machines (</w:t>
      </w:r>
      <w:proofErr w:type="spellStart"/>
      <w:r w:rsidRPr="00DF02D3">
        <w:rPr>
          <w:rFonts w:eastAsia="Times New Roman"/>
        </w:rPr>
        <w:t>pkill</w:t>
      </w:r>
      <w:proofErr w:type="spellEnd"/>
      <w:r w:rsidRPr="00DF02D3">
        <w:rPr>
          <w:rFonts w:eastAsia="Times New Roman"/>
        </w:rPr>
        <w:t xml:space="preserve"> </w:t>
      </w:r>
      <w:proofErr w:type="spellStart"/>
      <w:r w:rsidRPr="00DF02D3">
        <w:rPr>
          <w:rFonts w:eastAsia="Times New Roman"/>
        </w:rPr>
        <w:t>vmx</w:t>
      </w:r>
      <w:proofErr w:type="spellEnd"/>
      <w:r w:rsidRPr="00DF02D3">
        <w:rPr>
          <w:rFonts w:eastAsia="Times New Roman"/>
        </w:rPr>
        <w:t>-*</w:t>
      </w:r>
      <w:proofErr w:type="gramStart"/>
      <w:r w:rsidRPr="00DF02D3">
        <w:rPr>
          <w:rFonts w:eastAsia="Times New Roman"/>
        </w:rPr>
        <w:t>)  →</w:t>
      </w:r>
      <w:proofErr w:type="gramEnd"/>
      <w:r w:rsidRPr="00DF02D3">
        <w:rPr>
          <w:rFonts w:eastAsia="Times New Roman"/>
        </w:rPr>
        <w:t xml:space="preserve">  Kills </w:t>
      </w:r>
      <w:proofErr w:type="spellStart"/>
      <w:r w:rsidRPr="00DF02D3">
        <w:rPr>
          <w:rFonts w:eastAsia="Times New Roman"/>
        </w:rPr>
        <w:t>ESXi</w:t>
      </w:r>
      <w:proofErr w:type="spellEnd"/>
      <w:r w:rsidRPr="00DF02D3">
        <w:rPr>
          <w:rFonts w:eastAsia="Times New Roman"/>
        </w:rPr>
        <w:t xml:space="preserve"> hypervisor </w:t>
      </w:r>
      <w:proofErr w:type="gramStart"/>
      <w:r w:rsidRPr="00DF02D3">
        <w:rPr>
          <w:rFonts w:eastAsia="Times New Roman"/>
        </w:rPr>
        <w:t>processes  →</w:t>
      </w:r>
      <w:proofErr w:type="gramEnd"/>
      <w:r w:rsidRPr="00DF02D3">
        <w:rPr>
          <w:rFonts w:eastAsia="Times New Roman"/>
        </w:rPr>
        <w:t xml:space="preserve">  Encrypts all VM files </w:t>
      </w:r>
      <w:proofErr w:type="gramStart"/>
      <w:r w:rsidRPr="00DF02D3">
        <w:rPr>
          <w:rFonts w:eastAsia="Times New Roman"/>
        </w:rPr>
        <w:t>(.</w:t>
      </w:r>
      <w:proofErr w:type="spellStart"/>
      <w:r w:rsidRPr="00DF02D3">
        <w:rPr>
          <w:rFonts w:eastAsia="Times New Roman"/>
        </w:rPr>
        <w:t>vmdk</w:t>
      </w:r>
      <w:proofErr w:type="spellEnd"/>
      <w:r w:rsidRPr="00DF02D3">
        <w:rPr>
          <w:rFonts w:eastAsia="Times New Roman"/>
        </w:rPr>
        <w:t>, .</w:t>
      </w:r>
      <w:proofErr w:type="spellStart"/>
      <w:r w:rsidRPr="00DF02D3">
        <w:rPr>
          <w:rFonts w:eastAsia="Times New Roman"/>
        </w:rPr>
        <w:t>vmx</w:t>
      </w:r>
      <w:proofErr w:type="spellEnd"/>
      <w:r w:rsidRPr="00DF02D3">
        <w:rPr>
          <w:rFonts w:eastAsia="Times New Roman"/>
        </w:rPr>
        <w:t>, .</w:t>
      </w:r>
      <w:proofErr w:type="spellStart"/>
      <w:r w:rsidRPr="00DF02D3">
        <w:rPr>
          <w:rFonts w:eastAsia="Times New Roman"/>
        </w:rPr>
        <w:t>vswp</w:t>
      </w:r>
      <w:proofErr w:type="spellEnd"/>
      <w:r w:rsidRPr="00DF02D3">
        <w:rPr>
          <w:rFonts w:eastAsia="Times New Roman"/>
        </w:rPr>
        <w:t>)  →</w:t>
      </w:r>
      <w:proofErr w:type="gramEnd"/>
      <w:r w:rsidRPr="00DF02D3">
        <w:rPr>
          <w:rFonts w:eastAsia="Times New Roman"/>
        </w:rPr>
        <w:t xml:space="preserve">  Drops ransom </w:t>
      </w:r>
      <w:proofErr w:type="gramStart"/>
      <w:r w:rsidRPr="00DF02D3">
        <w:rPr>
          <w:rFonts w:eastAsia="Times New Roman"/>
        </w:rPr>
        <w:t>note</w:t>
      </w:r>
      <w:proofErr w:type="gramEnd"/>
      <w:r w:rsidRPr="00DF02D3">
        <w:rPr>
          <w:rFonts w:eastAsia="Times New Roman"/>
        </w:rPr>
        <w:t xml:space="preserve"> in each encrypted directory</w:t>
      </w:r>
    </w:p>
    <w:p w14:paraId="7FE34407" w14:textId="77777777" w:rsidR="00DF02D3" w:rsidRPr="00DF02D3" w:rsidRDefault="00DF02D3" w:rsidP="00DF02D3">
      <w:pPr>
        <w:spacing w:before="3pt" w:after="1pt"/>
        <w:jc w:val="both"/>
      </w:pPr>
      <w:r w:rsidRPr="00DF02D3">
        <w:rPr>
          <w:rFonts w:eastAsia="Times New Roman"/>
          <w:b/>
          <w:bCs/>
        </w:rPr>
        <w:t>Detection Insight (WOA-Based):</w:t>
      </w:r>
    </w:p>
    <w:p w14:paraId="4CB5CF81" w14:textId="7651BF7E" w:rsidR="00DF02D3" w:rsidRPr="00DF02D3" w:rsidRDefault="00987ACB" w:rsidP="00DF02D3">
      <w:pPr>
        <w:spacing w:before="1pt" w:after="4pt"/>
        <w:jc w:val="both"/>
      </w:pPr>
      <w:r w:rsidRPr="00987ACB">
        <w:rPr>
          <w:rFonts w:eastAsia="Times New Roman"/>
        </w:rPr>
        <w:t xml:space="preserve">REvil's Linux </w:t>
      </w:r>
      <w:proofErr w:type="spellStart"/>
      <w:r w:rsidRPr="00987ACB">
        <w:rPr>
          <w:rFonts w:eastAsia="Times New Roman"/>
        </w:rPr>
        <w:t>ESXi</w:t>
      </w:r>
      <w:proofErr w:type="spellEnd"/>
      <w:r w:rsidRPr="00987ACB">
        <w:rPr>
          <w:rFonts w:eastAsia="Times New Roman"/>
        </w:rPr>
        <w:t xml:space="preserve"> variant creates a significant detection problem because Windows detection systems cannot identify it. The </w:t>
      </w:r>
      <w:proofErr w:type="spellStart"/>
      <w:r w:rsidRPr="00987ACB">
        <w:rPr>
          <w:rFonts w:eastAsia="Times New Roman"/>
        </w:rPr>
        <w:t>ESXi</w:t>
      </w:r>
      <w:proofErr w:type="spellEnd"/>
      <w:r w:rsidRPr="00987ACB">
        <w:rPr>
          <w:rFonts w:eastAsia="Times New Roman"/>
        </w:rPr>
        <w:t xml:space="preserve"> hypervisor process space RAM analysis identifies </w:t>
      </w:r>
      <w:proofErr w:type="spellStart"/>
      <w:r w:rsidRPr="00987ACB">
        <w:rPr>
          <w:rFonts w:eastAsia="Times New Roman"/>
        </w:rPr>
        <w:t>pkill</w:t>
      </w:r>
      <w:proofErr w:type="spellEnd"/>
      <w:r w:rsidRPr="00987ACB">
        <w:rPr>
          <w:rFonts w:eastAsia="Times New Roman"/>
        </w:rPr>
        <w:t xml:space="preserve"> -9 and </w:t>
      </w:r>
      <w:proofErr w:type="spellStart"/>
      <w:r w:rsidRPr="00987ACB">
        <w:rPr>
          <w:rFonts w:eastAsia="Times New Roman"/>
        </w:rPr>
        <w:t>esxcli</w:t>
      </w:r>
      <w:proofErr w:type="spellEnd"/>
      <w:r w:rsidRPr="00987ACB">
        <w:rPr>
          <w:rFonts w:eastAsia="Times New Roman"/>
        </w:rPr>
        <w:t xml:space="preserve"> force-kill execution patterns as indicators of unusual process termination. WOA's Search for Prey (Exploration Phase) is particularly important here because it enables researchers to discover </w:t>
      </w:r>
      <w:proofErr w:type="spellStart"/>
      <w:r w:rsidRPr="00987ACB">
        <w:rPr>
          <w:rFonts w:eastAsia="Times New Roman"/>
        </w:rPr>
        <w:t>ESXi</w:t>
      </w:r>
      <w:proofErr w:type="spellEnd"/>
      <w:r w:rsidRPr="00987ACB">
        <w:rPr>
          <w:rFonts w:eastAsia="Times New Roman"/>
        </w:rPr>
        <w:t>-specific behavioral patterns which Windows-centric feature sets do not include. This variant directly motivates Challenge 5 (Cross-Platform Generalization) in Section IX of this paper. The primary double-extortion intervention window occurs during the exfiltration phase which takes place before VM shutdown</w:t>
      </w:r>
      <w:r w:rsidR="00DF02D3" w:rsidRPr="00DF02D3">
        <w:rPr>
          <w:rFonts w:eastAsia="Times New Roman"/>
        </w:rPr>
        <w:t>.</w:t>
      </w:r>
    </w:p>
    <w:p w14:paraId="54466C92" w14:textId="77777777" w:rsidR="00DF02D3" w:rsidRPr="00DF02D3" w:rsidRDefault="00DF02D3" w:rsidP="00DF02D3">
      <w:pPr>
        <w:jc w:val="both"/>
        <w:rPr>
          <w:b/>
          <w:bCs/>
        </w:rPr>
      </w:pPr>
    </w:p>
    <w:p w14:paraId="300B48AE" w14:textId="77777777" w:rsidR="00DF02D3" w:rsidRDefault="00DF02D3" w:rsidP="00DF02D3">
      <w:pPr>
        <w:pStyle w:val="Heading3"/>
        <w:numPr>
          <w:ilvl w:val="0"/>
          <w:numId w:val="0"/>
        </w:numPr>
      </w:pPr>
    </w:p>
    <w:p w14:paraId="726F48A6" w14:textId="3BF013DA" w:rsidR="001728D5" w:rsidRPr="00F56575" w:rsidRDefault="005113F6" w:rsidP="00624C84">
      <w:pPr>
        <w:pStyle w:val="Heading3"/>
        <w:numPr>
          <w:ilvl w:val="0"/>
          <w:numId w:val="34"/>
        </w:numPr>
        <w:ind w:start="18pt"/>
        <w:rPr>
          <w:b/>
          <w:bCs/>
          <w:i w:val="0"/>
          <w:iCs w:val="0"/>
        </w:rPr>
      </w:pPr>
      <w:r w:rsidRPr="00F56575">
        <w:rPr>
          <w:b/>
          <w:bCs/>
          <w:i w:val="0"/>
          <w:iCs w:val="0"/>
        </w:rPr>
        <w:t>Q</w:t>
      </w:r>
      <w:r w:rsidR="001728D5" w:rsidRPr="00F56575">
        <w:rPr>
          <w:b/>
          <w:bCs/>
          <w:i w:val="0"/>
          <w:iCs w:val="0"/>
        </w:rPr>
        <w:t>uantum</w:t>
      </w:r>
    </w:p>
    <w:p w14:paraId="3242EC1C" w14:textId="77777777" w:rsidR="001728D5" w:rsidRPr="004C74EB" w:rsidRDefault="001728D5" w:rsidP="001728D5">
      <w:pPr>
        <w:spacing w:before="2pt" w:after="2pt"/>
        <w:jc w:val="both"/>
      </w:pPr>
      <w:r w:rsidRPr="004C74EB">
        <w:rPr>
          <w:rFonts w:eastAsia="Times New Roman"/>
          <w:i/>
          <w:iCs/>
        </w:rPr>
        <w:t xml:space="preserve">Source: </w:t>
      </w:r>
      <w:proofErr w:type="spellStart"/>
      <w:r w:rsidRPr="004C74EB">
        <w:rPr>
          <w:rFonts w:eastAsia="Times New Roman"/>
          <w:i/>
          <w:iCs/>
        </w:rPr>
        <w:t>MalwareBazaar</w:t>
      </w:r>
      <w:proofErr w:type="spellEnd"/>
      <w:r w:rsidRPr="004C74EB">
        <w:rPr>
          <w:rFonts w:eastAsia="Times New Roman"/>
          <w:i/>
          <w:iCs/>
        </w:rPr>
        <w:t xml:space="preserve"> / </w:t>
      </w:r>
      <w:proofErr w:type="spellStart"/>
      <w:r w:rsidRPr="004C74EB">
        <w:rPr>
          <w:rFonts w:eastAsia="Times New Roman"/>
          <w:i/>
          <w:iCs/>
        </w:rPr>
        <w:t>VirusTotal</w:t>
      </w:r>
      <w:proofErr w:type="spellEnd"/>
      <w:r w:rsidRPr="004C74EB">
        <w:rPr>
          <w:rFonts w:eastAsia="Times New Roman"/>
          <w:i/>
          <w:iCs/>
        </w:rPr>
        <w:t xml:space="preserve">     |     Type: Fileless Ransomware</w:t>
      </w:r>
    </w:p>
    <w:p w14:paraId="4C68C5EA" w14:textId="77777777" w:rsidR="001728D5" w:rsidRPr="00715787" w:rsidRDefault="001728D5" w:rsidP="001728D5">
      <w:pPr>
        <w:spacing w:before="3pt" w:after="1pt"/>
        <w:jc w:val="both"/>
      </w:pPr>
      <w:r w:rsidRPr="00715787">
        <w:rPr>
          <w:rFonts w:eastAsia="Times New Roman"/>
        </w:rPr>
        <w:t>Description:</w:t>
      </w:r>
    </w:p>
    <w:p w14:paraId="6A7D7061" w14:textId="436D6033" w:rsidR="001728D5" w:rsidRPr="00715787" w:rsidRDefault="00987ACB" w:rsidP="001728D5">
      <w:pPr>
        <w:spacing w:before="1pt" w:after="3pt"/>
        <w:jc w:val="both"/>
      </w:pPr>
      <w:r w:rsidRPr="00987ACB">
        <w:rPr>
          <w:rFonts w:eastAsia="Times New Roman"/>
        </w:rPr>
        <w:t xml:space="preserve">Fileless ransomware uses DLL hijacking for its operation because StrongLoader_x64.exe loads an encrypted DLL into RAM three times before rundll32.exe runs the complete payload through memory without creating any disk presence. The </w:t>
      </w:r>
      <w:proofErr w:type="spellStart"/>
      <w:r w:rsidRPr="00987ACB">
        <w:rPr>
          <w:rFonts w:eastAsia="Times New Roman"/>
        </w:rPr>
        <w:t>IcedID</w:t>
      </w:r>
      <w:proofErr w:type="spellEnd"/>
      <w:r w:rsidRPr="00987ACB">
        <w:rPr>
          <w:rFonts w:eastAsia="Times New Roman"/>
        </w:rPr>
        <w:t xml:space="preserve"> banking trojan delivers </w:t>
      </w:r>
      <w:proofErr w:type="spellStart"/>
      <w:r w:rsidRPr="00987ACB">
        <w:rPr>
          <w:rFonts w:eastAsia="Times New Roman"/>
        </w:rPr>
        <w:t>StrongLoader</w:t>
      </w:r>
      <w:proofErr w:type="spellEnd"/>
      <w:r w:rsidRPr="00987ACB">
        <w:rPr>
          <w:rFonts w:eastAsia="Times New Roman"/>
        </w:rPr>
        <w:t xml:space="preserve"> three times which generates a unique RAM pattern used to identify the malware</w:t>
      </w:r>
      <w:r w:rsidR="001728D5" w:rsidRPr="004C74EB">
        <w:rPr>
          <w:rFonts w:eastAsia="Times New Roman"/>
        </w:rPr>
        <w:t>.</w:t>
      </w:r>
    </w:p>
    <w:p w14:paraId="694D394A" w14:textId="77777777" w:rsidR="001728D5" w:rsidRPr="00E15413" w:rsidRDefault="001728D5" w:rsidP="001728D5">
      <w:pPr>
        <w:spacing w:before="3pt" w:after="1pt"/>
        <w:jc w:val="both"/>
        <w:rPr>
          <w:b/>
          <w:bCs/>
        </w:rPr>
      </w:pPr>
      <w:r w:rsidRPr="00E15413">
        <w:rPr>
          <w:rFonts w:eastAsia="Times New Roman"/>
          <w:b/>
          <w:bCs/>
        </w:rPr>
        <w:t>Capabilities:</w:t>
      </w:r>
    </w:p>
    <w:tbl>
      <w:tblPr>
        <w:tblStyle w:val="LightGrid-Accent1"/>
        <w:tblW w:w="247pt" w:type="dxa"/>
        <w:tblLayout w:type="fixed"/>
        <w:tblLook w:firstRow="0" w:lastRow="0" w:firstColumn="0" w:lastColumn="0" w:noHBand="0" w:noVBand="0"/>
      </w:tblPr>
      <w:tblGrid>
        <w:gridCol w:w="3000"/>
        <w:gridCol w:w="1940"/>
      </w:tblGrid>
      <w:tr w:rsidR="001728D5" w:rsidRPr="00574E56" w14:paraId="32737216"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150pt" w:type="dxa"/>
            <w:shd w:val="clear" w:color="auto" w:fill="2E74B5" w:themeFill="accent1" w:themeFillShade="BF"/>
          </w:tcPr>
          <w:p w14:paraId="7ED6C257" w14:textId="77777777" w:rsidR="001728D5" w:rsidRPr="002F5558" w:rsidRDefault="001728D5" w:rsidP="00B13EE1">
            <w:pPr>
              <w:spacing w:before="2pt" w:after="2pt"/>
              <w:rPr>
                <w:color w:val="FFFFFF" w:themeColor="background1"/>
                <w:sz w:val="18"/>
                <w:szCs w:val="18"/>
              </w:rPr>
            </w:pPr>
            <w:r w:rsidRPr="002F5558">
              <w:rPr>
                <w:rFonts w:eastAsia="Times New Roman" w:cs="Times New Roman"/>
                <w:b/>
                <w:bCs/>
                <w:color w:val="FFFFFF" w:themeColor="background1"/>
                <w:sz w:val="18"/>
                <w:szCs w:val="18"/>
              </w:rPr>
              <w:t>Category</w:t>
            </w:r>
          </w:p>
        </w:tc>
        <w:tc>
          <w:tcPr>
            <w:tcW w:w="97pt" w:type="dxa"/>
            <w:shd w:val="clear" w:color="auto" w:fill="2E74B5" w:themeFill="accent1" w:themeFillShade="BF"/>
          </w:tcPr>
          <w:p w14:paraId="0FEA816A" w14:textId="77777777" w:rsidR="001728D5" w:rsidRPr="002F5558" w:rsidRDefault="001728D5" w:rsidP="00B13EE1">
            <w:pPr>
              <w:spacing w:before="2pt" w:after="2pt"/>
              <w:cnfStyle w:firstRow="0" w:lastRow="0" w:firstColumn="0" w:lastColumn="0" w:oddVBand="0" w:evenVBand="0" w:oddHBand="1" w:evenHBand="0" w:firstRowFirstColumn="0" w:firstRowLastColumn="0" w:lastRowFirstColumn="0" w:lastRowLastColumn="0"/>
              <w:rPr>
                <w:color w:val="FFFFFF" w:themeColor="background1"/>
                <w:sz w:val="18"/>
                <w:szCs w:val="18"/>
              </w:rPr>
            </w:pPr>
            <w:r w:rsidRPr="002F5558">
              <w:rPr>
                <w:rFonts w:eastAsia="Times New Roman" w:cs="Times New Roman"/>
                <w:b/>
                <w:bCs/>
                <w:color w:val="FFFFFF" w:themeColor="background1"/>
                <w:sz w:val="18"/>
                <w:szCs w:val="18"/>
              </w:rPr>
              <w:t>Capability Tags</w:t>
            </w:r>
          </w:p>
        </w:tc>
      </w:tr>
      <w:tr w:rsidR="001728D5" w:rsidRPr="00574E56" w14:paraId="72639816"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150pt" w:type="dxa"/>
          </w:tcPr>
          <w:p w14:paraId="11EC80C6" w14:textId="77777777" w:rsidR="001728D5" w:rsidRPr="00574E56" w:rsidRDefault="001728D5" w:rsidP="00B13EE1">
            <w:pPr>
              <w:spacing w:before="2pt" w:after="2pt"/>
              <w:rPr>
                <w:sz w:val="18"/>
                <w:szCs w:val="18"/>
              </w:rPr>
            </w:pPr>
            <w:r w:rsidRPr="00574E56">
              <w:rPr>
                <w:rFonts w:eastAsia="Times New Roman" w:cs="Times New Roman"/>
                <w:sz w:val="18"/>
                <w:szCs w:val="18"/>
              </w:rPr>
              <w:t>Data Manipulation</w:t>
            </w:r>
          </w:p>
        </w:tc>
        <w:tc>
          <w:tcPr>
            <w:tcW w:w="97pt" w:type="dxa"/>
          </w:tcPr>
          <w:p w14:paraId="3914EA0C" w14:textId="77777777" w:rsidR="001728D5" w:rsidRPr="00574E56" w:rsidRDefault="001728D5" w:rsidP="00B13EE1">
            <w:pPr>
              <w:spacing w:before="2pt" w:after="2pt"/>
              <w:cnfStyle w:firstRow="0" w:lastRow="0" w:firstColumn="0" w:lastColumn="0" w:oddVBand="0" w:evenVBand="0" w:oddHBand="0" w:evenHBand="1" w:firstRowFirstColumn="0" w:firstRowLastColumn="0" w:lastRowFirstColumn="0" w:lastRowLastColumn="0"/>
              <w:rPr>
                <w:sz w:val="18"/>
                <w:szCs w:val="18"/>
              </w:rPr>
            </w:pPr>
            <w:r w:rsidRPr="00574E56">
              <w:rPr>
                <w:rFonts w:eastAsia="Times New Roman" w:cs="Times New Roman"/>
                <w:sz w:val="18"/>
                <w:szCs w:val="18"/>
              </w:rPr>
              <w:t>+ Data-Manipulation</w:t>
            </w:r>
          </w:p>
        </w:tc>
      </w:tr>
      <w:tr w:rsidR="001728D5" w:rsidRPr="00574E56" w14:paraId="2E7BE0F3"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150pt" w:type="dxa"/>
          </w:tcPr>
          <w:p w14:paraId="71CE7A00" w14:textId="77777777" w:rsidR="001728D5" w:rsidRPr="00574E56" w:rsidRDefault="001728D5" w:rsidP="00B13EE1">
            <w:pPr>
              <w:spacing w:before="2pt" w:after="2pt"/>
              <w:rPr>
                <w:sz w:val="18"/>
                <w:szCs w:val="18"/>
              </w:rPr>
            </w:pPr>
            <w:r w:rsidRPr="00574E56">
              <w:rPr>
                <w:rFonts w:eastAsia="Times New Roman" w:cs="Times New Roman"/>
                <w:sz w:val="18"/>
                <w:szCs w:val="18"/>
              </w:rPr>
              <w:t>Host Interaction</w:t>
            </w:r>
          </w:p>
        </w:tc>
        <w:tc>
          <w:tcPr>
            <w:tcW w:w="97pt" w:type="dxa"/>
          </w:tcPr>
          <w:p w14:paraId="192B5580" w14:textId="77777777" w:rsidR="001728D5" w:rsidRPr="00574E56" w:rsidRDefault="001728D5" w:rsidP="00B13EE1">
            <w:pPr>
              <w:spacing w:before="2pt" w:after="2pt"/>
              <w:cnfStyle w:firstRow="0" w:lastRow="0" w:firstColumn="0" w:lastColumn="0" w:oddVBand="0" w:evenVBand="0" w:oddHBand="1" w:evenHBand="0" w:firstRowFirstColumn="0" w:firstRowLastColumn="0" w:lastRowFirstColumn="0" w:lastRowLastColumn="0"/>
              <w:rPr>
                <w:sz w:val="18"/>
                <w:szCs w:val="18"/>
              </w:rPr>
            </w:pPr>
            <w:r w:rsidRPr="00574E56">
              <w:rPr>
                <w:rFonts w:eastAsia="Times New Roman" w:cs="Times New Roman"/>
                <w:sz w:val="18"/>
                <w:szCs w:val="18"/>
              </w:rPr>
              <w:t>+ Host-Interaction</w:t>
            </w:r>
          </w:p>
        </w:tc>
      </w:tr>
    </w:tbl>
    <w:p w14:paraId="57972BF8" w14:textId="77777777" w:rsidR="001728D5" w:rsidRPr="00E15413" w:rsidRDefault="001728D5" w:rsidP="004C74EB">
      <w:pPr>
        <w:spacing w:before="3pt" w:after="1pt"/>
        <w:jc w:val="both"/>
        <w:rPr>
          <w:b/>
          <w:bCs/>
        </w:rPr>
      </w:pPr>
      <w:r w:rsidRPr="00E15413">
        <w:rPr>
          <w:rFonts w:eastAsia="Times New Roman"/>
          <w:b/>
          <w:bCs/>
        </w:rPr>
        <w:t>Process Tree / Execution Cycle:</w:t>
      </w:r>
    </w:p>
    <w:tbl>
      <w:tblPr>
        <w:tblStyle w:val="LightGrid-Accent1"/>
        <w:tblW w:w="242.50pt" w:type="dxa"/>
        <w:tblLook w:firstRow="1" w:lastRow="0" w:firstColumn="1" w:lastColumn="0" w:noHBand="0" w:noVBand="1"/>
      </w:tblPr>
      <w:tblGrid>
        <w:gridCol w:w="554"/>
        <w:gridCol w:w="3316"/>
        <w:gridCol w:w="1051"/>
      </w:tblGrid>
      <w:tr w:rsidR="004C74EB" w:rsidRPr="00574E56" w14:paraId="45890F99" w14:textId="77777777" w:rsidTr="00933CB7">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shd w:val="clear" w:color="auto" w:fill="2E74B5" w:themeFill="accent1" w:themeFillShade="BF"/>
            <w:hideMark/>
          </w:tcPr>
          <w:p w14:paraId="4F50E294" w14:textId="77777777" w:rsidR="004C74EB" w:rsidRPr="00574E56" w:rsidRDefault="004C74EB" w:rsidP="004C74EB">
            <w:pPr>
              <w:spacing w:before="3pt" w:after="3pt"/>
              <w:jc w:val="start"/>
              <w:rPr>
                <w:rFonts w:ascii="Times New Roman" w:hAnsi="Times New Roman" w:cs="Times New Roman"/>
                <w:color w:val="FFFFFF" w:themeColor="background1"/>
                <w:sz w:val="18"/>
                <w:szCs w:val="18"/>
              </w:rPr>
            </w:pPr>
            <w:r w:rsidRPr="00574E56">
              <w:rPr>
                <w:rFonts w:ascii="Times New Roman" w:hAnsi="Times New Roman" w:cs="Times New Roman"/>
                <w:color w:val="FFFFFF" w:themeColor="background1"/>
                <w:sz w:val="18"/>
                <w:szCs w:val="18"/>
              </w:rPr>
              <w:t>Step</w:t>
            </w:r>
          </w:p>
        </w:tc>
        <w:tc>
          <w:tcPr>
            <w:tcW w:w="166.80pt" w:type="dxa"/>
            <w:shd w:val="clear" w:color="auto" w:fill="2E74B5" w:themeFill="accent1" w:themeFillShade="BF"/>
            <w:hideMark/>
          </w:tcPr>
          <w:p w14:paraId="6D112101" w14:textId="77777777" w:rsidR="004C74EB" w:rsidRPr="00574E56" w:rsidRDefault="004C74EB" w:rsidP="004C74EB">
            <w:pPr>
              <w:spacing w:before="3pt" w:after="3pt"/>
              <w:jc w:val="start"/>
              <w:cnfStyle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18"/>
                <w:szCs w:val="18"/>
              </w:rPr>
            </w:pPr>
            <w:r w:rsidRPr="00574E56">
              <w:rPr>
                <w:rFonts w:ascii="Times New Roman" w:hAnsi="Times New Roman" w:cs="Times New Roman"/>
                <w:color w:val="FFFFFF" w:themeColor="background1"/>
                <w:sz w:val="18"/>
                <w:szCs w:val="18"/>
              </w:rPr>
              <w:t>Process</w:t>
            </w:r>
          </w:p>
        </w:tc>
        <w:tc>
          <w:tcPr>
            <w:tcW w:w="47.85pt" w:type="dxa"/>
            <w:shd w:val="clear" w:color="auto" w:fill="2E74B5" w:themeFill="accent1" w:themeFillShade="BF"/>
            <w:hideMark/>
          </w:tcPr>
          <w:p w14:paraId="452C0A04" w14:textId="77777777" w:rsidR="004C74EB" w:rsidRPr="00574E56" w:rsidRDefault="004C74EB" w:rsidP="004C74EB">
            <w:pPr>
              <w:spacing w:before="3pt" w:after="3pt"/>
              <w:jc w:val="start"/>
              <w:cnfStyle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18"/>
                <w:szCs w:val="18"/>
              </w:rPr>
            </w:pPr>
            <w:r w:rsidRPr="00574E56">
              <w:rPr>
                <w:rFonts w:ascii="Times New Roman" w:hAnsi="Times New Roman" w:cs="Times New Roman"/>
                <w:color w:val="FFFFFF" w:themeColor="background1"/>
                <w:sz w:val="18"/>
                <w:szCs w:val="18"/>
              </w:rPr>
              <w:t>What It Means</w:t>
            </w:r>
          </w:p>
        </w:tc>
      </w:tr>
      <w:tr w:rsidR="004C74EB" w:rsidRPr="00574E56" w14:paraId="6BEFEDE2"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362839BF" w14:textId="77777777" w:rsidR="004C74EB" w:rsidRPr="00574E56" w:rsidRDefault="004C74EB" w:rsidP="004C74EB">
            <w:pPr>
              <w:spacing w:before="3pt" w:after="3pt"/>
              <w:jc w:val="start"/>
              <w:rPr>
                <w:rFonts w:ascii="Times New Roman" w:hAnsi="Times New Roman" w:cs="Times New Roman"/>
                <w:b w:val="0"/>
                <w:bCs w:val="0"/>
                <w:sz w:val="18"/>
                <w:szCs w:val="18"/>
              </w:rPr>
            </w:pPr>
            <w:r w:rsidRPr="00574E56">
              <w:rPr>
                <w:rFonts w:ascii="Times New Roman" w:hAnsi="Times New Roman" w:cs="Times New Roman"/>
                <w:b w:val="0"/>
                <w:bCs w:val="0"/>
                <w:sz w:val="18"/>
                <w:szCs w:val="18"/>
              </w:rPr>
              <w:t>1</w:t>
            </w:r>
          </w:p>
        </w:tc>
        <w:tc>
          <w:tcPr>
            <w:tcW w:w="166.80pt" w:type="dxa"/>
            <w:hideMark/>
          </w:tcPr>
          <w:p w14:paraId="403C3412" w14:textId="77777777" w:rsidR="004C74EB" w:rsidRPr="00574E56" w:rsidRDefault="004C74EB" w:rsidP="004C74EB">
            <w:pPr>
              <w:spacing w:before="3pt" w:after="3pt"/>
              <w:jc w:val="star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DllHost.exe /</w:t>
            </w:r>
            <w:proofErr w:type="spellStart"/>
            <w:r w:rsidRPr="00574E56">
              <w:rPr>
                <w:rFonts w:cs="Times New Roman"/>
                <w:sz w:val="18"/>
                <w:szCs w:val="18"/>
              </w:rPr>
              <w:t>Processid</w:t>
            </w:r>
            <w:proofErr w:type="spellEnd"/>
          </w:p>
        </w:tc>
        <w:tc>
          <w:tcPr>
            <w:tcW w:w="47.85pt" w:type="dxa"/>
            <w:hideMark/>
          </w:tcPr>
          <w:p w14:paraId="60A66EA7" w14:textId="77777777" w:rsidR="004C74EB" w:rsidRPr="00574E56" w:rsidRDefault="004C74EB" w:rsidP="004C74EB">
            <w:pPr>
              <w:spacing w:before="3pt" w:after="3pt"/>
              <w:jc w:val="star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DLL host hijack</w:t>
            </w:r>
          </w:p>
        </w:tc>
      </w:tr>
      <w:tr w:rsidR="004C74EB" w:rsidRPr="00574E56" w14:paraId="7046EB9B"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6E85E28C" w14:textId="77777777" w:rsidR="004C74EB" w:rsidRPr="00574E56" w:rsidRDefault="004C74EB" w:rsidP="004C74EB">
            <w:pPr>
              <w:spacing w:before="3pt" w:after="3pt"/>
              <w:jc w:val="start"/>
              <w:rPr>
                <w:rFonts w:ascii="Times New Roman" w:hAnsi="Times New Roman" w:cs="Times New Roman"/>
                <w:b w:val="0"/>
                <w:bCs w:val="0"/>
                <w:sz w:val="18"/>
                <w:szCs w:val="18"/>
              </w:rPr>
            </w:pPr>
            <w:r w:rsidRPr="00574E56">
              <w:rPr>
                <w:rFonts w:ascii="Times New Roman" w:hAnsi="Times New Roman" w:cs="Times New Roman"/>
                <w:b w:val="0"/>
                <w:bCs w:val="0"/>
                <w:sz w:val="18"/>
                <w:szCs w:val="18"/>
              </w:rPr>
              <w:t>2</w:t>
            </w:r>
          </w:p>
        </w:tc>
        <w:tc>
          <w:tcPr>
            <w:tcW w:w="166.80pt" w:type="dxa"/>
            <w:hideMark/>
          </w:tcPr>
          <w:p w14:paraId="215100FC" w14:textId="77777777" w:rsidR="004C74EB" w:rsidRPr="00574E56" w:rsidRDefault="004C74EB" w:rsidP="004C74EB">
            <w:pPr>
              <w:spacing w:before="3pt" w:after="3pt"/>
              <w:jc w:val="star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wmiprvse.exe</w:t>
            </w:r>
          </w:p>
        </w:tc>
        <w:tc>
          <w:tcPr>
            <w:tcW w:w="47.85pt" w:type="dxa"/>
            <w:hideMark/>
          </w:tcPr>
          <w:p w14:paraId="3B9F7B38" w14:textId="77777777" w:rsidR="004C74EB" w:rsidRPr="00574E56" w:rsidRDefault="004C74EB" w:rsidP="004C74EB">
            <w:pPr>
              <w:spacing w:before="3pt" w:after="3pt"/>
              <w:jc w:val="star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WMI execution</w:t>
            </w:r>
          </w:p>
        </w:tc>
      </w:tr>
      <w:tr w:rsidR="004C74EB" w:rsidRPr="00574E56" w14:paraId="5C217A14"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6BC99876" w14:textId="77777777" w:rsidR="004C74EB" w:rsidRPr="00574E56" w:rsidRDefault="004C74EB" w:rsidP="004C74EB">
            <w:pPr>
              <w:spacing w:before="3pt" w:after="3pt"/>
              <w:jc w:val="start"/>
              <w:rPr>
                <w:rFonts w:ascii="Times New Roman" w:hAnsi="Times New Roman" w:cs="Times New Roman"/>
                <w:b w:val="0"/>
                <w:bCs w:val="0"/>
                <w:sz w:val="18"/>
                <w:szCs w:val="18"/>
              </w:rPr>
            </w:pPr>
            <w:r w:rsidRPr="00574E56">
              <w:rPr>
                <w:rFonts w:ascii="Times New Roman" w:hAnsi="Times New Roman" w:cs="Times New Roman"/>
                <w:b w:val="0"/>
                <w:bCs w:val="0"/>
                <w:sz w:val="18"/>
                <w:szCs w:val="18"/>
              </w:rPr>
              <w:t>3</w:t>
            </w:r>
          </w:p>
        </w:tc>
        <w:tc>
          <w:tcPr>
            <w:tcW w:w="166.80pt" w:type="dxa"/>
            <w:hideMark/>
          </w:tcPr>
          <w:p w14:paraId="2FEACA26" w14:textId="77777777" w:rsidR="004C74EB" w:rsidRPr="00574E56" w:rsidRDefault="004C74EB" w:rsidP="004C74EB">
            <w:pPr>
              <w:spacing w:before="3pt" w:after="3pt"/>
              <w:jc w:val="star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%SANDBOX_DLL_LOADER_AMD64%</w:t>
            </w:r>
          </w:p>
        </w:tc>
        <w:tc>
          <w:tcPr>
            <w:tcW w:w="47.85pt" w:type="dxa"/>
            <w:hideMark/>
          </w:tcPr>
          <w:p w14:paraId="5D59E134" w14:textId="77777777" w:rsidR="004C74EB" w:rsidRPr="00574E56" w:rsidRDefault="004C74EB" w:rsidP="004C74EB">
            <w:pPr>
              <w:spacing w:before="3pt" w:after="3pt"/>
              <w:jc w:val="star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Payload load (64-bit)</w:t>
            </w:r>
          </w:p>
        </w:tc>
      </w:tr>
      <w:tr w:rsidR="004C74EB" w:rsidRPr="00574E56" w14:paraId="4CF8C04A"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0B554A94" w14:textId="77777777" w:rsidR="004C74EB" w:rsidRPr="00574E56" w:rsidRDefault="004C74EB" w:rsidP="004C74EB">
            <w:pPr>
              <w:spacing w:before="3pt" w:after="3pt"/>
              <w:jc w:val="start"/>
              <w:rPr>
                <w:rFonts w:ascii="Times New Roman" w:hAnsi="Times New Roman" w:cs="Times New Roman"/>
                <w:b w:val="0"/>
                <w:bCs w:val="0"/>
                <w:sz w:val="18"/>
                <w:szCs w:val="18"/>
              </w:rPr>
            </w:pPr>
            <w:r w:rsidRPr="00574E56">
              <w:rPr>
                <w:rFonts w:ascii="Times New Roman" w:hAnsi="Times New Roman" w:cs="Times New Roman"/>
                <w:b w:val="0"/>
                <w:bCs w:val="0"/>
                <w:sz w:val="18"/>
                <w:szCs w:val="18"/>
              </w:rPr>
              <w:t>4</w:t>
            </w:r>
          </w:p>
        </w:tc>
        <w:tc>
          <w:tcPr>
            <w:tcW w:w="166.80pt" w:type="dxa"/>
            <w:hideMark/>
          </w:tcPr>
          <w:p w14:paraId="621AC629" w14:textId="77777777" w:rsidR="004C74EB" w:rsidRPr="00574E56" w:rsidRDefault="004C74EB" w:rsidP="004C74EB">
            <w:pPr>
              <w:spacing w:before="3pt" w:after="3pt"/>
              <w:jc w:val="star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StrongLoader_x64.exe (x3)</w:t>
            </w:r>
          </w:p>
        </w:tc>
        <w:tc>
          <w:tcPr>
            <w:tcW w:w="47.85pt" w:type="dxa"/>
            <w:hideMark/>
          </w:tcPr>
          <w:p w14:paraId="38310E27" w14:textId="77777777" w:rsidR="004C74EB" w:rsidRPr="00574E56" w:rsidRDefault="004C74EB" w:rsidP="004C74EB">
            <w:pPr>
              <w:spacing w:before="3pt" w:after="3pt"/>
              <w:jc w:val="star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RAM DLL load (redundant)</w:t>
            </w:r>
          </w:p>
        </w:tc>
      </w:tr>
      <w:tr w:rsidR="004C74EB" w:rsidRPr="00574E56" w14:paraId="16777F11"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7DF5B3B7" w14:textId="77777777" w:rsidR="004C74EB" w:rsidRPr="00574E56" w:rsidRDefault="004C74EB" w:rsidP="004C74EB">
            <w:pPr>
              <w:spacing w:before="3pt" w:after="3pt"/>
              <w:jc w:val="start"/>
              <w:rPr>
                <w:rFonts w:ascii="Times New Roman" w:hAnsi="Times New Roman" w:cs="Times New Roman"/>
                <w:b w:val="0"/>
                <w:bCs w:val="0"/>
                <w:sz w:val="18"/>
                <w:szCs w:val="18"/>
              </w:rPr>
            </w:pPr>
            <w:r w:rsidRPr="00574E56">
              <w:rPr>
                <w:rFonts w:ascii="Times New Roman" w:hAnsi="Times New Roman" w:cs="Times New Roman"/>
                <w:b w:val="0"/>
                <w:bCs w:val="0"/>
                <w:sz w:val="18"/>
                <w:szCs w:val="18"/>
              </w:rPr>
              <w:t>5</w:t>
            </w:r>
          </w:p>
        </w:tc>
        <w:tc>
          <w:tcPr>
            <w:tcW w:w="166.80pt" w:type="dxa"/>
            <w:hideMark/>
          </w:tcPr>
          <w:p w14:paraId="55FC75B4" w14:textId="77777777" w:rsidR="004C74EB" w:rsidRPr="00574E56" w:rsidRDefault="004C74EB" w:rsidP="004C74EB">
            <w:pPr>
              <w:spacing w:before="3pt" w:after="3pt"/>
              <w:jc w:val="star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rundll32.exe (Temp)</w:t>
            </w:r>
          </w:p>
        </w:tc>
        <w:tc>
          <w:tcPr>
            <w:tcW w:w="47.85pt" w:type="dxa"/>
            <w:hideMark/>
          </w:tcPr>
          <w:p w14:paraId="513C6EE7" w14:textId="77777777" w:rsidR="004C74EB" w:rsidRPr="00574E56" w:rsidRDefault="004C74EB" w:rsidP="004C74EB">
            <w:pPr>
              <w:spacing w:before="3pt" w:after="3pt"/>
              <w:jc w:val="star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Hidden DLL exec</w:t>
            </w:r>
          </w:p>
        </w:tc>
      </w:tr>
      <w:tr w:rsidR="004C74EB" w:rsidRPr="00574E56" w14:paraId="496059C8"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01527F47" w14:textId="77777777" w:rsidR="004C74EB" w:rsidRPr="00574E56" w:rsidRDefault="004C74EB" w:rsidP="004C74EB">
            <w:pPr>
              <w:spacing w:before="3pt" w:after="3pt"/>
              <w:jc w:val="start"/>
              <w:rPr>
                <w:rFonts w:ascii="Times New Roman" w:hAnsi="Times New Roman" w:cs="Times New Roman"/>
                <w:b w:val="0"/>
                <w:bCs w:val="0"/>
                <w:sz w:val="18"/>
                <w:szCs w:val="18"/>
              </w:rPr>
            </w:pPr>
            <w:r w:rsidRPr="00574E56">
              <w:rPr>
                <w:rFonts w:ascii="Times New Roman" w:hAnsi="Times New Roman" w:cs="Times New Roman"/>
                <w:b w:val="0"/>
                <w:bCs w:val="0"/>
                <w:sz w:val="18"/>
                <w:szCs w:val="18"/>
              </w:rPr>
              <w:t>6</w:t>
            </w:r>
          </w:p>
        </w:tc>
        <w:tc>
          <w:tcPr>
            <w:tcW w:w="166.80pt" w:type="dxa"/>
            <w:hideMark/>
          </w:tcPr>
          <w:p w14:paraId="54E980F0" w14:textId="77777777" w:rsidR="004C74EB" w:rsidRPr="00574E56" w:rsidRDefault="004C74EB" w:rsidP="004C74EB">
            <w:pPr>
              <w:spacing w:before="3pt" w:after="3pt"/>
              <w:jc w:val="star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loaddll64.exe manual64.dll</w:t>
            </w:r>
          </w:p>
        </w:tc>
        <w:tc>
          <w:tcPr>
            <w:tcW w:w="47.85pt" w:type="dxa"/>
            <w:hideMark/>
          </w:tcPr>
          <w:p w14:paraId="1D044F3B" w14:textId="77777777" w:rsidR="004C74EB" w:rsidRPr="00574E56" w:rsidRDefault="004C74EB" w:rsidP="004C74EB">
            <w:pPr>
              <w:spacing w:before="3pt" w:after="3pt"/>
              <w:jc w:val="star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Manual DLL load</w:t>
            </w:r>
          </w:p>
        </w:tc>
      </w:tr>
      <w:tr w:rsidR="004C74EB" w:rsidRPr="00574E56" w14:paraId="6C288E2F"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10613536" w14:textId="77777777" w:rsidR="004C74EB" w:rsidRPr="00574E56" w:rsidRDefault="004C74EB" w:rsidP="004C74EB">
            <w:pPr>
              <w:spacing w:before="3pt" w:after="3pt"/>
              <w:jc w:val="start"/>
              <w:rPr>
                <w:rFonts w:ascii="Times New Roman" w:hAnsi="Times New Roman" w:cs="Times New Roman"/>
                <w:b w:val="0"/>
                <w:bCs w:val="0"/>
                <w:sz w:val="18"/>
                <w:szCs w:val="18"/>
              </w:rPr>
            </w:pPr>
            <w:r w:rsidRPr="00574E56">
              <w:rPr>
                <w:rFonts w:ascii="Times New Roman" w:hAnsi="Times New Roman" w:cs="Times New Roman"/>
                <w:b w:val="0"/>
                <w:bCs w:val="0"/>
                <w:sz w:val="18"/>
                <w:szCs w:val="18"/>
              </w:rPr>
              <w:t>7</w:t>
            </w:r>
          </w:p>
        </w:tc>
        <w:tc>
          <w:tcPr>
            <w:tcW w:w="166.80pt" w:type="dxa"/>
            <w:hideMark/>
          </w:tcPr>
          <w:p w14:paraId="7C430D23" w14:textId="77777777" w:rsidR="004C74EB" w:rsidRPr="00574E56" w:rsidRDefault="004C74EB" w:rsidP="004C74EB">
            <w:pPr>
              <w:spacing w:before="3pt" w:after="3pt"/>
              <w:jc w:val="star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 xml:space="preserve">rundll32.exe </w:t>
            </w:r>
            <w:proofErr w:type="gramStart"/>
            <w:r w:rsidRPr="00574E56">
              <w:rPr>
                <w:rFonts w:cs="Times New Roman"/>
                <w:sz w:val="18"/>
                <w:szCs w:val="18"/>
              </w:rPr>
              <w:t>manual64.dll,RunW</w:t>
            </w:r>
            <w:proofErr w:type="gramEnd"/>
          </w:p>
        </w:tc>
        <w:tc>
          <w:tcPr>
            <w:tcW w:w="47.85pt" w:type="dxa"/>
            <w:hideMark/>
          </w:tcPr>
          <w:p w14:paraId="335C0495" w14:textId="77777777" w:rsidR="004C74EB" w:rsidRPr="00574E56" w:rsidRDefault="004C74EB" w:rsidP="004C74EB">
            <w:pPr>
              <w:spacing w:before="3pt" w:after="3pt"/>
              <w:jc w:val="star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In-memory execution</w:t>
            </w:r>
          </w:p>
        </w:tc>
      </w:tr>
      <w:tr w:rsidR="004C74EB" w:rsidRPr="00574E56" w14:paraId="485CEC67"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6AE39AE8" w14:textId="77777777" w:rsidR="004C74EB" w:rsidRPr="00574E56" w:rsidRDefault="004C74EB" w:rsidP="004C74EB">
            <w:pPr>
              <w:spacing w:before="3pt" w:after="3pt"/>
              <w:jc w:val="start"/>
              <w:rPr>
                <w:rFonts w:ascii="Times New Roman" w:hAnsi="Times New Roman" w:cs="Times New Roman"/>
                <w:b w:val="0"/>
                <w:bCs w:val="0"/>
                <w:sz w:val="18"/>
                <w:szCs w:val="18"/>
              </w:rPr>
            </w:pPr>
            <w:r w:rsidRPr="00574E56">
              <w:rPr>
                <w:rFonts w:ascii="Times New Roman" w:hAnsi="Times New Roman" w:cs="Times New Roman"/>
                <w:b w:val="0"/>
                <w:bCs w:val="0"/>
                <w:sz w:val="18"/>
                <w:szCs w:val="18"/>
              </w:rPr>
              <w:t>8</w:t>
            </w:r>
          </w:p>
        </w:tc>
        <w:tc>
          <w:tcPr>
            <w:tcW w:w="166.80pt" w:type="dxa"/>
            <w:hideMark/>
          </w:tcPr>
          <w:p w14:paraId="38BA9D9C" w14:textId="77777777" w:rsidR="004C74EB" w:rsidRPr="00574E56" w:rsidRDefault="004C74EB" w:rsidP="004C74EB">
            <w:pPr>
              <w:spacing w:before="3pt" w:after="3pt"/>
              <w:jc w:val="star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 xml:space="preserve">rundll32.exe </w:t>
            </w:r>
            <w:proofErr w:type="gramStart"/>
            <w:r w:rsidRPr="00574E56">
              <w:rPr>
                <w:rFonts w:cs="Times New Roman"/>
                <w:sz w:val="18"/>
                <w:szCs w:val="18"/>
              </w:rPr>
              <w:t>manual64.dll,runW</w:t>
            </w:r>
            <w:proofErr w:type="gramEnd"/>
          </w:p>
        </w:tc>
        <w:tc>
          <w:tcPr>
            <w:tcW w:w="47.85pt" w:type="dxa"/>
            <w:hideMark/>
          </w:tcPr>
          <w:p w14:paraId="6A3D2FBA" w14:textId="77777777" w:rsidR="004C74EB" w:rsidRPr="00574E56" w:rsidRDefault="004C74EB" w:rsidP="004C74EB">
            <w:pPr>
              <w:spacing w:before="3pt" w:after="3pt"/>
              <w:jc w:val="star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 xml:space="preserve">Execution </w:t>
            </w:r>
            <w:proofErr w:type="gramStart"/>
            <w:r w:rsidRPr="00574E56">
              <w:rPr>
                <w:rFonts w:cs="Times New Roman"/>
                <w:sz w:val="18"/>
                <w:szCs w:val="18"/>
              </w:rPr>
              <w:t>confirm</w:t>
            </w:r>
            <w:proofErr w:type="gramEnd"/>
          </w:p>
        </w:tc>
      </w:tr>
    </w:tbl>
    <w:p w14:paraId="0DA3C6BA" w14:textId="77777777" w:rsidR="004C74EB" w:rsidRPr="00DF02D3" w:rsidRDefault="004C74EB" w:rsidP="004C74EB">
      <w:pPr>
        <w:spacing w:before="3pt" w:after="1pt"/>
        <w:jc w:val="both"/>
        <w:rPr>
          <w:b/>
          <w:bCs/>
        </w:rPr>
      </w:pPr>
      <w:r w:rsidRPr="00DF02D3">
        <w:rPr>
          <w:rFonts w:eastAsia="Times New Roman"/>
          <w:b/>
          <w:bCs/>
        </w:rPr>
        <w:t>Full Execution Cycle:</w:t>
      </w:r>
    </w:p>
    <w:p w14:paraId="5F0B89BC" w14:textId="77777777" w:rsidR="004C74EB" w:rsidRPr="004C74EB" w:rsidRDefault="004C74EB" w:rsidP="004C74EB">
      <w:pPr>
        <w:spacing w:before="1pt" w:after="3pt"/>
        <w:jc w:val="both"/>
      </w:pPr>
      <w:r w:rsidRPr="004C74EB">
        <w:rPr>
          <w:rFonts w:eastAsia="Times New Roman"/>
        </w:rPr>
        <w:t xml:space="preserve">Quantum hijacks DllHost.exe </w:t>
      </w:r>
      <w:proofErr w:type="gramStart"/>
      <w:r w:rsidRPr="004C74EB">
        <w:rPr>
          <w:rFonts w:eastAsia="Times New Roman"/>
        </w:rPr>
        <w:t>process  →</w:t>
      </w:r>
      <w:proofErr w:type="gramEnd"/>
      <w:r w:rsidRPr="004C74EB">
        <w:rPr>
          <w:rFonts w:eastAsia="Times New Roman"/>
        </w:rPr>
        <w:t xml:space="preserve">  Uses WMI to run commands (</w:t>
      </w:r>
      <w:proofErr w:type="spellStart"/>
      <w:proofErr w:type="gramStart"/>
      <w:r w:rsidRPr="004C74EB">
        <w:rPr>
          <w:rFonts w:eastAsia="Times New Roman"/>
        </w:rPr>
        <w:t>wmiprvse</w:t>
      </w:r>
      <w:proofErr w:type="spellEnd"/>
      <w:r w:rsidRPr="004C74EB">
        <w:rPr>
          <w:rFonts w:eastAsia="Times New Roman"/>
        </w:rPr>
        <w:t>)  →</w:t>
      </w:r>
      <w:proofErr w:type="gramEnd"/>
      <w:r w:rsidRPr="004C74EB">
        <w:rPr>
          <w:rFonts w:eastAsia="Times New Roman"/>
        </w:rPr>
        <w:t xml:space="preserve">  Loads payload into RAM via </w:t>
      </w:r>
      <w:proofErr w:type="spellStart"/>
      <w:r w:rsidRPr="004C74EB">
        <w:rPr>
          <w:rFonts w:eastAsia="Times New Roman"/>
        </w:rPr>
        <w:t>StrongLoader</w:t>
      </w:r>
      <w:proofErr w:type="spellEnd"/>
      <w:r w:rsidRPr="004C74EB">
        <w:rPr>
          <w:rFonts w:eastAsia="Times New Roman"/>
        </w:rPr>
        <w:t xml:space="preserve"> (x3 — distinctive fileless </w:t>
      </w:r>
      <w:proofErr w:type="gramStart"/>
      <w:r w:rsidRPr="004C74EB">
        <w:rPr>
          <w:rFonts w:eastAsia="Times New Roman"/>
        </w:rPr>
        <w:t>signature)  →</w:t>
      </w:r>
      <w:proofErr w:type="gramEnd"/>
      <w:r w:rsidRPr="004C74EB">
        <w:rPr>
          <w:rFonts w:eastAsia="Times New Roman"/>
        </w:rPr>
        <w:t xml:space="preserve">  Drops rundll32 in Temp </w:t>
      </w:r>
      <w:proofErr w:type="gramStart"/>
      <w:r w:rsidRPr="004C74EB">
        <w:rPr>
          <w:rFonts w:eastAsia="Times New Roman"/>
        </w:rPr>
        <w:t>folder  →</w:t>
      </w:r>
      <w:proofErr w:type="gramEnd"/>
      <w:r w:rsidRPr="004C74EB">
        <w:rPr>
          <w:rFonts w:eastAsia="Times New Roman"/>
        </w:rPr>
        <w:t xml:space="preserve">  Manually loads DLL into memory (loaddll64</w:t>
      </w:r>
      <w:proofErr w:type="gramStart"/>
      <w:r w:rsidRPr="004C74EB">
        <w:rPr>
          <w:rFonts w:eastAsia="Times New Roman"/>
        </w:rPr>
        <w:t>)  →</w:t>
      </w:r>
      <w:proofErr w:type="gramEnd"/>
      <w:r w:rsidRPr="004C74EB">
        <w:rPr>
          <w:rFonts w:eastAsia="Times New Roman"/>
        </w:rPr>
        <w:t xml:space="preserve">  Executes DLL payload (rundll32 </w:t>
      </w:r>
      <w:proofErr w:type="spellStart"/>
      <w:proofErr w:type="gramStart"/>
      <w:r w:rsidRPr="004C74EB">
        <w:rPr>
          <w:rFonts w:eastAsia="Times New Roman"/>
        </w:rPr>
        <w:t>RunW</w:t>
      </w:r>
      <w:proofErr w:type="spellEnd"/>
      <w:r w:rsidRPr="004C74EB">
        <w:rPr>
          <w:rFonts w:eastAsia="Times New Roman"/>
        </w:rPr>
        <w:t>)  →</w:t>
      </w:r>
      <w:proofErr w:type="gramEnd"/>
      <w:r w:rsidRPr="004C74EB">
        <w:rPr>
          <w:rFonts w:eastAsia="Times New Roman"/>
        </w:rPr>
        <w:t xml:space="preserve">  Data exfiltration via encrypted C2 </w:t>
      </w:r>
      <w:proofErr w:type="gramStart"/>
      <w:r w:rsidRPr="004C74EB">
        <w:rPr>
          <w:rFonts w:eastAsia="Times New Roman"/>
        </w:rPr>
        <w:t>connections  →</w:t>
      </w:r>
      <w:proofErr w:type="gramEnd"/>
      <w:r w:rsidRPr="004C74EB">
        <w:rPr>
          <w:rFonts w:eastAsia="Times New Roman"/>
        </w:rPr>
        <w:t xml:space="preserve">  Encrypts all files (</w:t>
      </w:r>
      <w:proofErr w:type="gramStart"/>
      <w:r w:rsidRPr="004C74EB">
        <w:rPr>
          <w:rFonts w:eastAsia="Times New Roman"/>
        </w:rPr>
        <w:t>appends .quantum</w:t>
      </w:r>
      <w:proofErr w:type="gramEnd"/>
      <w:r w:rsidRPr="004C74EB">
        <w:rPr>
          <w:rFonts w:eastAsia="Times New Roman"/>
        </w:rPr>
        <w:t xml:space="preserve"> </w:t>
      </w:r>
      <w:proofErr w:type="gramStart"/>
      <w:r w:rsidRPr="004C74EB">
        <w:rPr>
          <w:rFonts w:eastAsia="Times New Roman"/>
        </w:rPr>
        <w:t>extension)  →</w:t>
      </w:r>
      <w:proofErr w:type="gramEnd"/>
      <w:r w:rsidRPr="004C74EB">
        <w:rPr>
          <w:rFonts w:eastAsia="Times New Roman"/>
        </w:rPr>
        <w:t xml:space="preserve">  Drops ransom note</w:t>
      </w:r>
    </w:p>
    <w:p w14:paraId="58AFEC07" w14:textId="77777777" w:rsidR="004C74EB" w:rsidRPr="00DF02D3" w:rsidRDefault="004C74EB" w:rsidP="004C74EB">
      <w:pPr>
        <w:spacing w:before="3pt" w:after="1pt"/>
        <w:jc w:val="both"/>
        <w:rPr>
          <w:b/>
          <w:bCs/>
        </w:rPr>
      </w:pPr>
      <w:r w:rsidRPr="00DF02D3">
        <w:rPr>
          <w:rFonts w:eastAsia="Times New Roman"/>
          <w:b/>
          <w:bCs/>
        </w:rPr>
        <w:t>Detection Insight (WOA-Based):</w:t>
      </w:r>
    </w:p>
    <w:p w14:paraId="6FFEB69C" w14:textId="221F7407" w:rsidR="004C74EB" w:rsidRPr="004C74EB" w:rsidRDefault="00987ACB" w:rsidP="004C74EB">
      <w:pPr>
        <w:spacing w:before="1pt" w:after="4pt"/>
        <w:jc w:val="both"/>
      </w:pPr>
      <w:r w:rsidRPr="00987ACB">
        <w:rPr>
          <w:rFonts w:eastAsia="Times New Roman"/>
        </w:rPr>
        <w:t xml:space="preserve">The execution of three </w:t>
      </w:r>
      <w:proofErr w:type="spellStart"/>
      <w:r w:rsidRPr="00987ACB">
        <w:rPr>
          <w:rFonts w:eastAsia="Times New Roman"/>
        </w:rPr>
        <w:t>StrongLoaders</w:t>
      </w:r>
      <w:proofErr w:type="spellEnd"/>
      <w:r w:rsidRPr="00987ACB">
        <w:rPr>
          <w:rFonts w:eastAsia="Times New Roman"/>
        </w:rPr>
        <w:t xml:space="preserve"> from Quantum creates a unique RAM behavior pattern because the system loads the same DLL three times within a short period. WOA-based feature selection from </w:t>
      </w:r>
      <w:proofErr w:type="spellStart"/>
      <w:r w:rsidRPr="00987ACB">
        <w:rPr>
          <w:rFonts w:eastAsia="Times New Roman"/>
        </w:rPr>
        <w:t>MalwareBazaar</w:t>
      </w:r>
      <w:proofErr w:type="spellEnd"/>
      <w:r w:rsidRPr="00987ACB">
        <w:rPr>
          <w:rFonts w:eastAsia="Times New Roman"/>
        </w:rPr>
        <w:t xml:space="preserve"> execution data identifies the behavior as a high-discriminative indicator which detects </w:t>
      </w:r>
      <w:proofErr w:type="spellStart"/>
      <w:r w:rsidRPr="00987ACB">
        <w:rPr>
          <w:rFonts w:eastAsia="Times New Roman"/>
        </w:rPr>
        <w:t>DllHost</w:t>
      </w:r>
      <w:proofErr w:type="spellEnd"/>
      <w:r w:rsidRPr="00987ACB">
        <w:rPr>
          <w:rFonts w:eastAsia="Times New Roman"/>
        </w:rPr>
        <w:t xml:space="preserve"> hijacking and rundll32 abuse pattern. WOA's Bubble-Net Attacking Mechanism refines these overlapping indicators into an optimal feature subset. The system can detect RAM-based threats during the DLL loading process which includes Steps 1 through 5 because it creates a long pre-encryption detection period</w:t>
      </w:r>
      <w:r w:rsidR="004C74EB" w:rsidRPr="004C74EB">
        <w:rPr>
          <w:rFonts w:eastAsia="Times New Roman"/>
        </w:rPr>
        <w:t>.</w:t>
      </w:r>
    </w:p>
    <w:p w14:paraId="19B0785C" w14:textId="263C52D0" w:rsidR="004C74EB" w:rsidRPr="00F56575" w:rsidRDefault="005113F6" w:rsidP="00624C84">
      <w:pPr>
        <w:pStyle w:val="Heading3"/>
        <w:numPr>
          <w:ilvl w:val="0"/>
          <w:numId w:val="34"/>
        </w:numPr>
        <w:ind w:start="18pt"/>
        <w:rPr>
          <w:b/>
          <w:bCs/>
          <w:i w:val="0"/>
          <w:iCs w:val="0"/>
        </w:rPr>
      </w:pPr>
      <w:r w:rsidRPr="00F56575">
        <w:rPr>
          <w:b/>
          <w:bCs/>
          <w:i w:val="0"/>
          <w:iCs w:val="0"/>
        </w:rPr>
        <w:lastRenderedPageBreak/>
        <w:t>H</w:t>
      </w:r>
      <w:r w:rsidR="004C74EB" w:rsidRPr="00F56575">
        <w:rPr>
          <w:b/>
          <w:bCs/>
          <w:i w:val="0"/>
          <w:iCs w:val="0"/>
        </w:rPr>
        <w:t>ive</w:t>
      </w:r>
    </w:p>
    <w:p w14:paraId="18C42DE9" w14:textId="77777777" w:rsidR="00715787" w:rsidRDefault="00715787" w:rsidP="00715787">
      <w:pPr>
        <w:spacing w:before="3pt" w:after="1pt"/>
        <w:jc w:val="both"/>
      </w:pPr>
      <w:r>
        <w:t xml:space="preserve">Source: </w:t>
      </w:r>
      <w:proofErr w:type="spellStart"/>
      <w:r>
        <w:t>MalwareBazaar</w:t>
      </w:r>
      <w:proofErr w:type="spellEnd"/>
      <w:r>
        <w:t xml:space="preserve"> / </w:t>
      </w:r>
      <w:proofErr w:type="spellStart"/>
      <w:r>
        <w:t>VirusTotal</w:t>
      </w:r>
      <w:proofErr w:type="spellEnd"/>
      <w:r>
        <w:t xml:space="preserve">     |     Type: Fileless Ransomware</w:t>
      </w:r>
    </w:p>
    <w:p w14:paraId="3921F03A" w14:textId="77777777" w:rsidR="00715787" w:rsidRPr="00715787" w:rsidRDefault="00715787" w:rsidP="00715787">
      <w:pPr>
        <w:spacing w:before="3pt" w:after="1pt"/>
        <w:jc w:val="both"/>
      </w:pPr>
      <w:r w:rsidRPr="00715787">
        <w:t>Description:</w:t>
      </w:r>
    </w:p>
    <w:p w14:paraId="6609BDD4" w14:textId="77777777" w:rsidR="00715787" w:rsidRPr="00715787" w:rsidRDefault="00715787" w:rsidP="00715787">
      <w:pPr>
        <w:spacing w:before="3pt" w:after="1pt"/>
        <w:jc w:val="both"/>
      </w:pPr>
      <w:r w:rsidRPr="00715787">
        <w:t>The fileless ransomware operates its stealthy attacks through its minimal process tree which uses Windows Error Reporting svchost.exe for scanning and direct memory execution of its payload. Hive demonstrates extreme stealth because it operates through four visible processes which render standard process monitoring methods ineffective against its detection.</w:t>
      </w:r>
    </w:p>
    <w:p w14:paraId="27CED279" w14:textId="1EC46946" w:rsidR="004C74EB" w:rsidRPr="00E15413" w:rsidRDefault="00715787" w:rsidP="00715787">
      <w:pPr>
        <w:spacing w:before="3pt" w:after="1pt"/>
        <w:jc w:val="both"/>
        <w:rPr>
          <w:b/>
          <w:bCs/>
        </w:rPr>
      </w:pPr>
      <w:r w:rsidRPr="00E15413">
        <w:rPr>
          <w:b/>
          <w:bCs/>
        </w:rPr>
        <w:t>Capabilities:</w:t>
      </w:r>
    </w:p>
    <w:tbl>
      <w:tblPr>
        <w:tblStyle w:val="LightGrid-Accent1"/>
        <w:tblW w:w="240.75pt" w:type="dxa"/>
        <w:tblLayout w:type="fixed"/>
        <w:tblLook w:firstRow="0" w:lastRow="0" w:firstColumn="0" w:lastColumn="0" w:noHBand="0" w:noVBand="0"/>
      </w:tblPr>
      <w:tblGrid>
        <w:gridCol w:w="3000"/>
        <w:gridCol w:w="1815"/>
      </w:tblGrid>
      <w:tr w:rsidR="004C74EB" w14:paraId="3DD81236" w14:textId="77777777" w:rsidTr="002F5558">
        <w:trPr>
          <w:cnfStyle w:firstRow="0" w:lastRow="0" w:firstColumn="0" w:lastColumn="0" w:oddVBand="0" w:evenVBand="0" w:oddHBand="1" w:evenHBand="0"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150pt" w:type="dxa"/>
            <w:shd w:val="clear" w:color="auto" w:fill="2E74B5" w:themeFill="accent1" w:themeFillShade="BF"/>
          </w:tcPr>
          <w:p w14:paraId="1D0A02D3" w14:textId="77777777" w:rsidR="004C74EB" w:rsidRPr="002F5558" w:rsidRDefault="004C74EB" w:rsidP="00B13EE1">
            <w:pPr>
              <w:spacing w:before="2pt" w:after="2pt"/>
              <w:rPr>
                <w:color w:val="FFFFFF" w:themeColor="background1"/>
                <w:sz w:val="18"/>
                <w:szCs w:val="18"/>
              </w:rPr>
            </w:pPr>
            <w:r w:rsidRPr="002F5558">
              <w:rPr>
                <w:rFonts w:eastAsia="Times New Roman" w:cs="Times New Roman"/>
                <w:b/>
                <w:bCs/>
                <w:color w:val="FFFFFF" w:themeColor="background1"/>
                <w:sz w:val="18"/>
                <w:szCs w:val="18"/>
              </w:rPr>
              <w:t>Category</w:t>
            </w:r>
          </w:p>
        </w:tc>
        <w:tc>
          <w:tcPr>
            <w:tcW w:w="90.75pt" w:type="dxa"/>
            <w:shd w:val="clear" w:color="auto" w:fill="2E74B5" w:themeFill="accent1" w:themeFillShade="BF"/>
          </w:tcPr>
          <w:p w14:paraId="241B13EC" w14:textId="77777777" w:rsidR="004C74EB" w:rsidRPr="002F5558" w:rsidRDefault="004C74EB" w:rsidP="00B13EE1">
            <w:pPr>
              <w:spacing w:before="2pt" w:after="2pt"/>
              <w:cnfStyle w:firstRow="0" w:lastRow="0" w:firstColumn="0" w:lastColumn="0" w:oddVBand="0" w:evenVBand="0" w:oddHBand="1" w:evenHBand="0" w:firstRowFirstColumn="0" w:firstRowLastColumn="0" w:lastRowFirstColumn="0" w:lastRowLastColumn="0"/>
              <w:rPr>
                <w:color w:val="FFFFFF" w:themeColor="background1"/>
                <w:sz w:val="18"/>
                <w:szCs w:val="18"/>
              </w:rPr>
            </w:pPr>
            <w:r w:rsidRPr="002F5558">
              <w:rPr>
                <w:rFonts w:eastAsia="Times New Roman" w:cs="Times New Roman"/>
                <w:b/>
                <w:bCs/>
                <w:color w:val="FFFFFF" w:themeColor="background1"/>
                <w:sz w:val="18"/>
                <w:szCs w:val="18"/>
              </w:rPr>
              <w:t>Capability Tags</w:t>
            </w:r>
          </w:p>
        </w:tc>
      </w:tr>
      <w:tr w:rsidR="004C74EB" w14:paraId="5A41FB03" w14:textId="77777777" w:rsidTr="002F5558">
        <w:trPr>
          <w:cnfStyle w:firstRow="0" w:lastRow="0" w:firstColumn="0" w:lastColumn="0" w:oddVBand="0" w:evenVBand="0" w:oddHBand="0" w:evenHBand="1"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150pt" w:type="dxa"/>
          </w:tcPr>
          <w:p w14:paraId="253F746A" w14:textId="77777777" w:rsidR="004C74EB" w:rsidRPr="004C74EB" w:rsidRDefault="004C74EB" w:rsidP="00B13EE1">
            <w:pPr>
              <w:spacing w:before="2pt" w:after="2pt"/>
              <w:rPr>
                <w:sz w:val="18"/>
                <w:szCs w:val="18"/>
              </w:rPr>
            </w:pPr>
            <w:r w:rsidRPr="004C74EB">
              <w:rPr>
                <w:rFonts w:eastAsia="Times New Roman" w:cs="Times New Roman"/>
                <w:sz w:val="18"/>
                <w:szCs w:val="18"/>
              </w:rPr>
              <w:t>Host Interaction</w:t>
            </w:r>
          </w:p>
        </w:tc>
        <w:tc>
          <w:tcPr>
            <w:tcW w:w="90.75pt" w:type="dxa"/>
          </w:tcPr>
          <w:p w14:paraId="0E61D556" w14:textId="77777777" w:rsidR="004C74EB" w:rsidRPr="004C74EB" w:rsidRDefault="004C74EB" w:rsidP="00B13EE1">
            <w:pPr>
              <w:spacing w:before="2pt" w:after="2pt"/>
              <w:cnfStyle w:firstRow="0" w:lastRow="0" w:firstColumn="0" w:lastColumn="0" w:oddVBand="0" w:evenVBand="0" w:oddHBand="0" w:evenHBand="1" w:firstRowFirstColumn="0" w:firstRowLastColumn="0" w:lastRowFirstColumn="0" w:lastRowLastColumn="0"/>
              <w:rPr>
                <w:sz w:val="18"/>
                <w:szCs w:val="18"/>
              </w:rPr>
            </w:pPr>
            <w:r w:rsidRPr="004C74EB">
              <w:rPr>
                <w:rFonts w:eastAsia="Times New Roman" w:cs="Times New Roman"/>
                <w:sz w:val="18"/>
                <w:szCs w:val="18"/>
              </w:rPr>
              <w:t>+ Host-</w:t>
            </w:r>
            <w:proofErr w:type="gramStart"/>
            <w:r w:rsidRPr="004C74EB">
              <w:rPr>
                <w:rFonts w:eastAsia="Times New Roman" w:cs="Times New Roman"/>
                <w:sz w:val="18"/>
                <w:szCs w:val="18"/>
              </w:rPr>
              <w:t>Interaction  |</w:t>
            </w:r>
            <w:proofErr w:type="gramEnd"/>
            <w:r w:rsidRPr="004C74EB">
              <w:rPr>
                <w:rFonts w:eastAsia="Times New Roman" w:cs="Times New Roman"/>
                <w:sz w:val="18"/>
                <w:szCs w:val="18"/>
              </w:rPr>
              <w:t xml:space="preserve">  + Linking</w:t>
            </w:r>
          </w:p>
        </w:tc>
      </w:tr>
      <w:tr w:rsidR="004C74EB" w14:paraId="00C49B1F" w14:textId="77777777" w:rsidTr="002F5558">
        <w:trPr>
          <w:cnfStyle w:firstRow="0" w:lastRow="0" w:firstColumn="0" w:lastColumn="0" w:oddVBand="0" w:evenVBand="0" w:oddHBand="1" w:evenHBand="0"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150pt" w:type="dxa"/>
          </w:tcPr>
          <w:p w14:paraId="304799D4" w14:textId="77777777" w:rsidR="004C74EB" w:rsidRPr="004C74EB" w:rsidRDefault="004C74EB" w:rsidP="00B13EE1">
            <w:pPr>
              <w:spacing w:before="2pt" w:after="2pt"/>
              <w:rPr>
                <w:sz w:val="18"/>
                <w:szCs w:val="18"/>
              </w:rPr>
            </w:pPr>
            <w:r w:rsidRPr="004C74EB">
              <w:rPr>
                <w:rFonts w:eastAsia="Times New Roman" w:cs="Times New Roman"/>
                <w:sz w:val="18"/>
                <w:szCs w:val="18"/>
              </w:rPr>
              <w:t>Data Manipulation</w:t>
            </w:r>
          </w:p>
        </w:tc>
        <w:tc>
          <w:tcPr>
            <w:tcW w:w="90.75pt" w:type="dxa"/>
          </w:tcPr>
          <w:p w14:paraId="45E51788" w14:textId="77777777" w:rsidR="004C74EB" w:rsidRPr="004C74EB" w:rsidRDefault="004C74EB" w:rsidP="00B13EE1">
            <w:pPr>
              <w:spacing w:before="2pt" w:after="2pt"/>
              <w:cnfStyle w:firstRow="0" w:lastRow="0" w:firstColumn="0" w:lastColumn="0" w:oddVBand="0" w:evenVBand="0" w:oddHBand="1" w:evenHBand="0" w:firstRowFirstColumn="0" w:firstRowLastColumn="0" w:lastRowFirstColumn="0" w:lastRowLastColumn="0"/>
              <w:rPr>
                <w:sz w:val="18"/>
                <w:szCs w:val="18"/>
              </w:rPr>
            </w:pPr>
            <w:r w:rsidRPr="004C74EB">
              <w:rPr>
                <w:rFonts w:eastAsia="Times New Roman" w:cs="Times New Roman"/>
                <w:sz w:val="18"/>
                <w:szCs w:val="18"/>
              </w:rPr>
              <w:t>+ Data-</w:t>
            </w:r>
            <w:proofErr w:type="gramStart"/>
            <w:r w:rsidRPr="004C74EB">
              <w:rPr>
                <w:rFonts w:eastAsia="Times New Roman" w:cs="Times New Roman"/>
                <w:sz w:val="18"/>
                <w:szCs w:val="18"/>
              </w:rPr>
              <w:t>Manipulation  |</w:t>
            </w:r>
            <w:proofErr w:type="gramEnd"/>
            <w:r w:rsidRPr="004C74EB">
              <w:rPr>
                <w:rFonts w:eastAsia="Times New Roman" w:cs="Times New Roman"/>
                <w:sz w:val="18"/>
                <w:szCs w:val="18"/>
              </w:rPr>
              <w:t xml:space="preserve">  + Load-Code</w:t>
            </w:r>
          </w:p>
        </w:tc>
      </w:tr>
      <w:tr w:rsidR="004C74EB" w14:paraId="0FB2CB84" w14:textId="77777777" w:rsidTr="002F5558">
        <w:trPr>
          <w:cnfStyle w:firstRow="0" w:lastRow="0" w:firstColumn="0" w:lastColumn="0" w:oddVBand="0" w:evenVBand="0" w:oddHBand="0" w:evenHBand="1"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150pt" w:type="dxa"/>
          </w:tcPr>
          <w:p w14:paraId="117F9828" w14:textId="77777777" w:rsidR="004C74EB" w:rsidRPr="004C74EB" w:rsidRDefault="004C74EB" w:rsidP="00B13EE1">
            <w:pPr>
              <w:spacing w:before="2pt" w:after="2pt"/>
              <w:rPr>
                <w:sz w:val="18"/>
                <w:szCs w:val="18"/>
              </w:rPr>
            </w:pPr>
            <w:r w:rsidRPr="004C74EB">
              <w:rPr>
                <w:rFonts w:eastAsia="Times New Roman" w:cs="Times New Roman"/>
                <w:sz w:val="18"/>
                <w:szCs w:val="18"/>
              </w:rPr>
              <w:t>Execution</w:t>
            </w:r>
          </w:p>
        </w:tc>
        <w:tc>
          <w:tcPr>
            <w:tcW w:w="90.75pt" w:type="dxa"/>
          </w:tcPr>
          <w:p w14:paraId="66FCEA3B" w14:textId="77777777" w:rsidR="004C74EB" w:rsidRPr="004C74EB" w:rsidRDefault="004C74EB" w:rsidP="00B13EE1">
            <w:pPr>
              <w:spacing w:before="2pt" w:after="2pt"/>
              <w:cnfStyle w:firstRow="0" w:lastRow="0" w:firstColumn="0" w:lastColumn="0" w:oddVBand="0" w:evenVBand="0" w:oddHBand="0" w:evenHBand="1" w:firstRowFirstColumn="0" w:firstRowLastColumn="0" w:lastRowFirstColumn="0" w:lastRowLastColumn="0"/>
              <w:rPr>
                <w:sz w:val="18"/>
                <w:szCs w:val="18"/>
              </w:rPr>
            </w:pPr>
            <w:r w:rsidRPr="004C74EB">
              <w:rPr>
                <w:rFonts w:eastAsia="Times New Roman" w:cs="Times New Roman"/>
                <w:sz w:val="18"/>
                <w:szCs w:val="18"/>
              </w:rPr>
              <w:t xml:space="preserve">+ </w:t>
            </w:r>
            <w:proofErr w:type="gramStart"/>
            <w:r w:rsidRPr="004C74EB">
              <w:rPr>
                <w:rFonts w:eastAsia="Times New Roman" w:cs="Times New Roman"/>
                <w:sz w:val="18"/>
                <w:szCs w:val="18"/>
              </w:rPr>
              <w:t>Executable  |</w:t>
            </w:r>
            <w:proofErr w:type="gramEnd"/>
            <w:r w:rsidRPr="004C74EB">
              <w:rPr>
                <w:rFonts w:eastAsia="Times New Roman" w:cs="Times New Roman"/>
                <w:sz w:val="18"/>
                <w:szCs w:val="18"/>
              </w:rPr>
              <w:t xml:space="preserve">  + Compiler</w:t>
            </w:r>
          </w:p>
        </w:tc>
      </w:tr>
    </w:tbl>
    <w:p w14:paraId="7CD52914" w14:textId="77777777" w:rsidR="00715787" w:rsidRPr="00E15413" w:rsidRDefault="00715787" w:rsidP="00715787">
      <w:pPr>
        <w:spacing w:before="3pt" w:after="1pt"/>
        <w:jc w:val="both"/>
        <w:rPr>
          <w:rFonts w:eastAsia="Times New Roman"/>
          <w:b/>
          <w:bCs/>
        </w:rPr>
      </w:pPr>
      <w:r w:rsidRPr="00E15413">
        <w:rPr>
          <w:rFonts w:eastAsia="Times New Roman"/>
          <w:b/>
          <w:bCs/>
        </w:rPr>
        <w:t>Process Tree / Execution Cycle:</w:t>
      </w:r>
    </w:p>
    <w:tbl>
      <w:tblPr>
        <w:tblStyle w:val="LightGrid-Accent1"/>
        <w:tblW w:w="238pt" w:type="dxa"/>
        <w:tblLook w:firstRow="1" w:lastRow="0" w:firstColumn="1" w:lastColumn="0" w:noHBand="0" w:noVBand="1"/>
      </w:tblPr>
      <w:tblGrid>
        <w:gridCol w:w="557"/>
        <w:gridCol w:w="1697"/>
        <w:gridCol w:w="2506"/>
      </w:tblGrid>
      <w:tr w:rsidR="004C74EB" w:rsidRPr="00574E56" w14:paraId="05E1E711" w14:textId="77777777" w:rsidTr="00933CB7">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shd w:val="clear" w:color="auto" w:fill="2E74B5" w:themeFill="accent1" w:themeFillShade="BF"/>
            <w:hideMark/>
          </w:tcPr>
          <w:p w14:paraId="4E84372E" w14:textId="77777777" w:rsidR="004C74EB" w:rsidRPr="00574E56" w:rsidRDefault="004C74EB" w:rsidP="00B13EE1">
            <w:pPr>
              <w:spacing w:before="2pt" w:after="2pt"/>
              <w:rPr>
                <w:rFonts w:ascii="Times New Roman" w:hAnsi="Times New Roman" w:cs="Times New Roman"/>
                <w:color w:val="FFFFFF" w:themeColor="background1"/>
                <w:sz w:val="18"/>
                <w:szCs w:val="18"/>
              </w:rPr>
            </w:pPr>
            <w:r w:rsidRPr="00574E56">
              <w:rPr>
                <w:rFonts w:ascii="Times New Roman" w:hAnsi="Times New Roman" w:cs="Times New Roman"/>
                <w:color w:val="FFFFFF" w:themeColor="background1"/>
                <w:sz w:val="18"/>
                <w:szCs w:val="18"/>
              </w:rPr>
              <w:t>Step</w:t>
            </w:r>
          </w:p>
        </w:tc>
        <w:tc>
          <w:tcPr>
            <w:tcW w:w="84.85pt" w:type="dxa"/>
            <w:shd w:val="clear" w:color="auto" w:fill="2E74B5" w:themeFill="accent1" w:themeFillShade="BF"/>
            <w:hideMark/>
          </w:tcPr>
          <w:p w14:paraId="4145B1AF" w14:textId="77777777" w:rsidR="004C74EB" w:rsidRPr="00574E56" w:rsidRDefault="004C74EB" w:rsidP="00B13EE1">
            <w:pPr>
              <w:spacing w:before="2pt" w:after="2pt"/>
              <w:cnfStyle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18"/>
                <w:szCs w:val="18"/>
              </w:rPr>
            </w:pPr>
            <w:r w:rsidRPr="00574E56">
              <w:rPr>
                <w:rFonts w:ascii="Times New Roman" w:hAnsi="Times New Roman" w:cs="Times New Roman"/>
                <w:color w:val="FFFFFF" w:themeColor="background1"/>
                <w:sz w:val="18"/>
                <w:szCs w:val="18"/>
              </w:rPr>
              <w:t>Process</w:t>
            </w:r>
          </w:p>
        </w:tc>
        <w:tc>
          <w:tcPr>
            <w:tcW w:w="125.30pt" w:type="dxa"/>
            <w:shd w:val="clear" w:color="auto" w:fill="2E74B5" w:themeFill="accent1" w:themeFillShade="BF"/>
            <w:hideMark/>
          </w:tcPr>
          <w:p w14:paraId="29BE557A" w14:textId="77777777" w:rsidR="004C74EB" w:rsidRPr="00574E56" w:rsidRDefault="004C74EB" w:rsidP="00B13EE1">
            <w:pPr>
              <w:spacing w:before="2pt" w:after="2pt"/>
              <w:cnfStyle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18"/>
                <w:szCs w:val="18"/>
              </w:rPr>
            </w:pPr>
            <w:r w:rsidRPr="00574E56">
              <w:rPr>
                <w:rFonts w:ascii="Times New Roman" w:hAnsi="Times New Roman" w:cs="Times New Roman"/>
                <w:color w:val="FFFFFF" w:themeColor="background1"/>
                <w:sz w:val="18"/>
                <w:szCs w:val="18"/>
              </w:rPr>
              <w:t>What It Means</w:t>
            </w:r>
          </w:p>
        </w:tc>
      </w:tr>
      <w:tr w:rsidR="004C74EB" w:rsidRPr="00574E56" w14:paraId="7922E6DE"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466A1E10" w14:textId="77777777" w:rsidR="004C74EB" w:rsidRPr="00574E56" w:rsidRDefault="004C74EB" w:rsidP="00B13EE1">
            <w:pPr>
              <w:spacing w:before="2pt" w:after="2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1</w:t>
            </w:r>
          </w:p>
        </w:tc>
        <w:tc>
          <w:tcPr>
            <w:tcW w:w="84.85pt" w:type="dxa"/>
            <w:hideMark/>
          </w:tcPr>
          <w:p w14:paraId="70103010" w14:textId="77777777" w:rsidR="004C74EB" w:rsidRPr="00574E56" w:rsidRDefault="004C74EB" w:rsidP="00B13EE1">
            <w:pPr>
              <w:spacing w:before="2pt" w:after="2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 xml:space="preserve">svchost.exe -k </w:t>
            </w:r>
            <w:proofErr w:type="spellStart"/>
            <w:r w:rsidRPr="00574E56">
              <w:rPr>
                <w:rFonts w:cs="Times New Roman"/>
                <w:sz w:val="18"/>
                <w:szCs w:val="18"/>
              </w:rPr>
              <w:t>WerSvcGroup</w:t>
            </w:r>
            <w:proofErr w:type="spellEnd"/>
          </w:p>
        </w:tc>
        <w:tc>
          <w:tcPr>
            <w:tcW w:w="125.30pt" w:type="dxa"/>
            <w:hideMark/>
          </w:tcPr>
          <w:p w14:paraId="3810D75D" w14:textId="77777777" w:rsidR="004C74EB" w:rsidRPr="00574E56" w:rsidRDefault="004C74EB" w:rsidP="00B13EE1">
            <w:pPr>
              <w:spacing w:before="2pt" w:after="2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Service hijack</w:t>
            </w:r>
          </w:p>
        </w:tc>
      </w:tr>
      <w:tr w:rsidR="004C74EB" w:rsidRPr="00574E56" w14:paraId="3AA69265"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4AFFDBEB" w14:textId="77777777" w:rsidR="004C74EB" w:rsidRPr="00574E56" w:rsidRDefault="004C74EB" w:rsidP="00B13EE1">
            <w:pPr>
              <w:spacing w:before="2pt" w:after="2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2</w:t>
            </w:r>
          </w:p>
        </w:tc>
        <w:tc>
          <w:tcPr>
            <w:tcW w:w="84.85pt" w:type="dxa"/>
            <w:hideMark/>
          </w:tcPr>
          <w:p w14:paraId="54A49738" w14:textId="77777777" w:rsidR="004C74EB" w:rsidRPr="00574E56" w:rsidRDefault="004C74EB" w:rsidP="00B13EE1">
            <w:pPr>
              <w:spacing w:before="2pt" w:after="2p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wmiadap.exe /F /T /R</w:t>
            </w:r>
          </w:p>
        </w:tc>
        <w:tc>
          <w:tcPr>
            <w:tcW w:w="125.30pt" w:type="dxa"/>
            <w:hideMark/>
          </w:tcPr>
          <w:p w14:paraId="494A18CF" w14:textId="77777777" w:rsidR="004C74EB" w:rsidRPr="00574E56" w:rsidRDefault="004C74EB" w:rsidP="00B13EE1">
            <w:pPr>
              <w:spacing w:before="2pt" w:after="2p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WMI scan</w:t>
            </w:r>
          </w:p>
        </w:tc>
      </w:tr>
      <w:tr w:rsidR="004C74EB" w:rsidRPr="00574E56" w14:paraId="44667AFC"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234AF453" w14:textId="77777777" w:rsidR="004C74EB" w:rsidRPr="00574E56" w:rsidRDefault="004C74EB" w:rsidP="00B13EE1">
            <w:pPr>
              <w:spacing w:before="2pt" w:after="2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3</w:t>
            </w:r>
          </w:p>
        </w:tc>
        <w:tc>
          <w:tcPr>
            <w:tcW w:w="84.85pt" w:type="dxa"/>
            <w:hideMark/>
          </w:tcPr>
          <w:p w14:paraId="0D8BE082" w14:textId="77777777" w:rsidR="004C74EB" w:rsidRPr="00574E56" w:rsidRDefault="004C74EB" w:rsidP="00B13EE1">
            <w:pPr>
              <w:spacing w:before="2pt" w:after="2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%SAMPLEPATH%</w:t>
            </w:r>
          </w:p>
        </w:tc>
        <w:tc>
          <w:tcPr>
            <w:tcW w:w="125.30pt" w:type="dxa"/>
            <w:hideMark/>
          </w:tcPr>
          <w:p w14:paraId="4A309239" w14:textId="77777777" w:rsidR="004C74EB" w:rsidRPr="00574E56" w:rsidRDefault="004C74EB" w:rsidP="00B13EE1">
            <w:pPr>
              <w:spacing w:before="2pt" w:after="2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Memory payload</w:t>
            </w:r>
          </w:p>
        </w:tc>
      </w:tr>
      <w:tr w:rsidR="004C74EB" w:rsidRPr="00574E56" w14:paraId="323A8A40"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2A88ED11" w14:textId="77777777" w:rsidR="004C74EB" w:rsidRPr="00574E56" w:rsidRDefault="004C74EB" w:rsidP="00B13EE1">
            <w:pPr>
              <w:spacing w:before="2pt" w:after="2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4</w:t>
            </w:r>
          </w:p>
        </w:tc>
        <w:tc>
          <w:tcPr>
            <w:tcW w:w="84.85pt" w:type="dxa"/>
            <w:hideMark/>
          </w:tcPr>
          <w:p w14:paraId="61FB5EA5" w14:textId="77777777" w:rsidR="004C74EB" w:rsidRPr="00574E56" w:rsidRDefault="004C74EB" w:rsidP="00B13EE1">
            <w:pPr>
              <w:spacing w:before="2pt" w:after="2p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wmiprvse.exe</w:t>
            </w:r>
          </w:p>
        </w:tc>
        <w:tc>
          <w:tcPr>
            <w:tcW w:w="125.30pt" w:type="dxa"/>
            <w:hideMark/>
          </w:tcPr>
          <w:p w14:paraId="036AC5FF" w14:textId="77777777" w:rsidR="004C74EB" w:rsidRPr="00574E56" w:rsidRDefault="004C74EB" w:rsidP="00B13EE1">
            <w:pPr>
              <w:spacing w:before="2pt" w:after="2p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Remote execution</w:t>
            </w:r>
          </w:p>
        </w:tc>
      </w:tr>
    </w:tbl>
    <w:p w14:paraId="7369021A" w14:textId="77777777" w:rsidR="00715787" w:rsidRPr="00715787" w:rsidRDefault="00715787" w:rsidP="00715787">
      <w:pPr>
        <w:spacing w:before="1pt" w:after="4pt"/>
        <w:jc w:val="both"/>
        <w:rPr>
          <w:rFonts w:eastAsia="Times New Roman"/>
          <w:b/>
          <w:bCs/>
        </w:rPr>
      </w:pPr>
      <w:r w:rsidRPr="00715787">
        <w:rPr>
          <w:rFonts w:eastAsia="Times New Roman"/>
          <w:b/>
          <w:bCs/>
        </w:rPr>
        <w:t>Full Execution Cycle:</w:t>
      </w:r>
    </w:p>
    <w:p w14:paraId="1E829DC7" w14:textId="77777777" w:rsidR="00715787" w:rsidRPr="00715787" w:rsidRDefault="00715787" w:rsidP="00715787">
      <w:pPr>
        <w:spacing w:before="1pt" w:after="4pt"/>
        <w:jc w:val="both"/>
        <w:rPr>
          <w:rFonts w:eastAsia="Times New Roman"/>
        </w:rPr>
      </w:pPr>
      <w:r w:rsidRPr="00715787">
        <w:rPr>
          <w:rFonts w:eastAsia="Times New Roman"/>
        </w:rPr>
        <w:t>Hive hijacks Windows Error Reporting (</w:t>
      </w:r>
      <w:proofErr w:type="spellStart"/>
      <w:r w:rsidRPr="00715787">
        <w:rPr>
          <w:rFonts w:eastAsia="Times New Roman"/>
        </w:rPr>
        <w:t>svchost</w:t>
      </w:r>
      <w:proofErr w:type="spellEnd"/>
      <w:r w:rsidRPr="00715787">
        <w:rPr>
          <w:rFonts w:eastAsia="Times New Roman"/>
        </w:rPr>
        <w:t xml:space="preserve"> </w:t>
      </w:r>
      <w:proofErr w:type="spellStart"/>
      <w:r w:rsidRPr="00715787">
        <w:rPr>
          <w:rFonts w:eastAsia="Times New Roman"/>
        </w:rPr>
        <w:t>WerSvcGroup</w:t>
      </w:r>
      <w:proofErr w:type="spellEnd"/>
      <w:r w:rsidRPr="00715787">
        <w:rPr>
          <w:rFonts w:eastAsia="Times New Roman"/>
        </w:rPr>
        <w:t>)  →  Scans system via WMI (</w:t>
      </w:r>
      <w:proofErr w:type="spellStart"/>
      <w:r w:rsidRPr="00715787">
        <w:rPr>
          <w:rFonts w:eastAsia="Times New Roman"/>
        </w:rPr>
        <w:t>wmiadap</w:t>
      </w:r>
      <w:proofErr w:type="spellEnd"/>
      <w:r w:rsidRPr="00715787">
        <w:rPr>
          <w:rFonts w:eastAsia="Times New Roman"/>
        </w:rPr>
        <w:t>)  →  Executes main payload DIRECTLY IN MEMORY (FILELESS)  →  Uses WMI provider for remote command execution  →  Data exfiltration via C2 (Hive Leaks site for double-extortion)  →  Encrypts all files (AES-256 + RSA-2048; appends .</w:t>
      </w:r>
      <w:proofErr w:type="spellStart"/>
      <w:r w:rsidRPr="00715787">
        <w:rPr>
          <w:rFonts w:eastAsia="Times New Roman"/>
        </w:rPr>
        <w:t>key.hive</w:t>
      </w:r>
      <w:proofErr w:type="spellEnd"/>
      <w:r w:rsidRPr="00715787">
        <w:rPr>
          <w:rFonts w:eastAsia="Times New Roman"/>
        </w:rPr>
        <w:t xml:space="preserve"> extension)  →  HTML ransom note with links to Hive Leaks portal</w:t>
      </w:r>
    </w:p>
    <w:p w14:paraId="13EB985D" w14:textId="77777777" w:rsidR="00715787" w:rsidRPr="00715787" w:rsidRDefault="00715787" w:rsidP="00715787">
      <w:pPr>
        <w:spacing w:before="1pt" w:after="4pt"/>
        <w:jc w:val="both"/>
        <w:rPr>
          <w:rFonts w:eastAsia="Times New Roman"/>
          <w:b/>
          <w:bCs/>
        </w:rPr>
      </w:pPr>
      <w:r w:rsidRPr="00715787">
        <w:rPr>
          <w:rFonts w:eastAsia="Times New Roman"/>
          <w:b/>
          <w:bCs/>
        </w:rPr>
        <w:t>Detection Insight (WOA-Based):</w:t>
      </w:r>
    </w:p>
    <w:p w14:paraId="5040DCAF" w14:textId="02F7291C" w:rsidR="00715787" w:rsidRPr="00715787" w:rsidRDefault="00715787" w:rsidP="00715787">
      <w:pPr>
        <w:spacing w:before="1pt" w:after="4pt"/>
        <w:jc w:val="both"/>
        <w:rPr>
          <w:rFonts w:eastAsia="Times New Roman"/>
        </w:rPr>
      </w:pPr>
      <w:r w:rsidRPr="00715787">
        <w:rPr>
          <w:rFonts w:eastAsia="Times New Roman"/>
        </w:rPr>
        <w:t xml:space="preserve">The process-based monitoring systems fail to detect Hive because </w:t>
      </w:r>
      <w:proofErr w:type="gramStart"/>
      <w:r w:rsidRPr="00715787">
        <w:rPr>
          <w:rFonts w:eastAsia="Times New Roman"/>
        </w:rPr>
        <w:t>it operates</w:t>
      </w:r>
      <w:proofErr w:type="gramEnd"/>
      <w:r w:rsidRPr="00715787">
        <w:rPr>
          <w:rFonts w:eastAsia="Times New Roman"/>
        </w:rPr>
        <w:t xml:space="preserve"> with only four essential processes. The system's design creates its unique memory signature because the </w:t>
      </w:r>
      <w:proofErr w:type="spellStart"/>
      <w:r w:rsidRPr="00715787">
        <w:rPr>
          <w:rFonts w:eastAsia="Times New Roman"/>
        </w:rPr>
        <w:t>svchost</w:t>
      </w:r>
      <w:proofErr w:type="spellEnd"/>
      <w:r w:rsidRPr="00715787">
        <w:rPr>
          <w:rFonts w:eastAsia="Times New Roman"/>
        </w:rPr>
        <w:t xml:space="preserve"> </w:t>
      </w:r>
      <w:proofErr w:type="spellStart"/>
      <w:r w:rsidRPr="00715787">
        <w:rPr>
          <w:rFonts w:eastAsia="Times New Roman"/>
        </w:rPr>
        <w:t>WerSvcGroup</w:t>
      </w:r>
      <w:proofErr w:type="spellEnd"/>
      <w:r w:rsidRPr="00715787">
        <w:rPr>
          <w:rFonts w:eastAsia="Times New Roman"/>
        </w:rPr>
        <w:t xml:space="preserve"> hijacking together with wmiadap.exe execution and the unusual %SAMPLEPATH% memory allocation create an atypical VAD structure. The Position Updating Mechanism of WOA continuously refines its feature selection process until it identifies these four-process-tree indicators which enable the system to detect with high accuracy even when the process footprint remains exceptionally untainted.</w:t>
      </w:r>
    </w:p>
    <w:p w14:paraId="698C2E7A" w14:textId="77777777" w:rsidR="00715787" w:rsidRPr="00715787" w:rsidRDefault="00715787" w:rsidP="00816AEB">
      <w:pPr>
        <w:numPr>
          <w:ilvl w:val="1"/>
          <w:numId w:val="4"/>
        </w:numPr>
        <w:tabs>
          <w:tab w:val="num" w:pos="14.40pt"/>
        </w:tabs>
        <w:spacing w:before="3pt" w:after="1pt"/>
        <w:ind w:start="14.40pt"/>
        <w:jc w:val="both"/>
        <w:rPr>
          <w:b/>
          <w:bCs/>
          <w:i/>
          <w:iCs/>
        </w:rPr>
      </w:pPr>
      <w:r w:rsidRPr="00715787">
        <w:rPr>
          <w:b/>
          <w:bCs/>
          <w:i/>
          <w:iCs/>
        </w:rPr>
        <w:t>File-Based Ransomware Samples</w:t>
      </w:r>
    </w:p>
    <w:p w14:paraId="41E000C5" w14:textId="77777777" w:rsidR="00715787" w:rsidRPr="00715787" w:rsidRDefault="00715787" w:rsidP="00715787">
      <w:pPr>
        <w:spacing w:before="3pt" w:after="1pt"/>
        <w:jc w:val="both"/>
      </w:pPr>
      <w:r w:rsidRPr="00715787">
        <w:t xml:space="preserve">The following five families write executable artifacts to disk before executing. The signature-based detection system and heuristic detection system both find their detection capabilities through this process. The five families all use memory-resident phases to escape detection and to collect credentials and to store data temporarily. As a result, RAM-based WOA detection became necessary because all disk-resident families required </w:t>
      </w:r>
      <w:proofErr w:type="gramStart"/>
      <w:r w:rsidRPr="00715787">
        <w:t>it..</w:t>
      </w:r>
      <w:proofErr w:type="gramEnd"/>
    </w:p>
    <w:p w14:paraId="498A6879" w14:textId="77777777" w:rsidR="00715787" w:rsidRPr="00715787" w:rsidRDefault="00715787" w:rsidP="00624C84">
      <w:pPr>
        <w:numPr>
          <w:ilvl w:val="0"/>
          <w:numId w:val="37"/>
        </w:numPr>
        <w:spacing w:before="3pt" w:after="1pt"/>
        <w:ind w:start="18pt"/>
        <w:jc w:val="both"/>
        <w:rPr>
          <w:b/>
          <w:bCs/>
        </w:rPr>
      </w:pPr>
      <w:r w:rsidRPr="00715787">
        <w:rPr>
          <w:b/>
          <w:bCs/>
        </w:rPr>
        <w:t>WannaCry</w:t>
      </w:r>
    </w:p>
    <w:p w14:paraId="5DD6BACE" w14:textId="77777777" w:rsidR="00715787" w:rsidRPr="00715787" w:rsidRDefault="00715787" w:rsidP="00715787">
      <w:pPr>
        <w:spacing w:before="3pt" w:after="1pt"/>
        <w:jc w:val="both"/>
      </w:pPr>
      <w:r w:rsidRPr="00715787">
        <w:rPr>
          <w:i/>
          <w:iCs/>
        </w:rPr>
        <w:t xml:space="preserve">Source: </w:t>
      </w:r>
      <w:proofErr w:type="spellStart"/>
      <w:r w:rsidRPr="00715787">
        <w:rPr>
          <w:i/>
          <w:iCs/>
        </w:rPr>
        <w:t>MalwareBazaar</w:t>
      </w:r>
      <w:proofErr w:type="spellEnd"/>
      <w:r w:rsidRPr="00715787">
        <w:rPr>
          <w:i/>
          <w:iCs/>
        </w:rPr>
        <w:t xml:space="preserve"> / </w:t>
      </w:r>
      <w:proofErr w:type="spellStart"/>
      <w:r w:rsidRPr="00715787">
        <w:rPr>
          <w:i/>
          <w:iCs/>
        </w:rPr>
        <w:t>VirusTotal</w:t>
      </w:r>
      <w:proofErr w:type="spellEnd"/>
      <w:r w:rsidRPr="00715787">
        <w:rPr>
          <w:i/>
          <w:iCs/>
        </w:rPr>
        <w:t xml:space="preserve">     |     Type: File-Based Ransomware</w:t>
      </w:r>
    </w:p>
    <w:p w14:paraId="11C94A4E" w14:textId="77777777" w:rsidR="00715787" w:rsidRPr="00715787" w:rsidRDefault="00715787" w:rsidP="00715787">
      <w:pPr>
        <w:spacing w:before="3pt" w:after="1pt"/>
        <w:jc w:val="both"/>
      </w:pPr>
      <w:r w:rsidRPr="00715787">
        <w:t>Description:</w:t>
      </w:r>
    </w:p>
    <w:p w14:paraId="7234412A" w14:textId="77777777" w:rsidR="00715787" w:rsidRPr="00715787" w:rsidRDefault="00715787" w:rsidP="00715787">
      <w:pPr>
        <w:spacing w:before="3pt" w:after="1pt"/>
        <w:jc w:val="both"/>
      </w:pPr>
      <w:r w:rsidRPr="00715787">
        <w:t xml:space="preserve">The threat operates as file-based ransomware which uses </w:t>
      </w:r>
      <w:proofErr w:type="spellStart"/>
      <w:r w:rsidRPr="00715787">
        <w:t>EternalBlue</w:t>
      </w:r>
      <w:proofErr w:type="spellEnd"/>
      <w:r w:rsidRPr="00715787">
        <w:t xml:space="preserve"> (MS17-010) to spread throughout networks without requiring any user involvement. The malware disables Windows Defender while it runs hidden PowerShell scripts to encrypt files </w:t>
      </w:r>
      <w:proofErr w:type="gramStart"/>
      <w:r w:rsidRPr="00715787">
        <w:t>using .WCRY</w:t>
      </w:r>
      <w:proofErr w:type="gramEnd"/>
      <w:r w:rsidRPr="00715787">
        <w:t xml:space="preserve"> extension which demands a ransom of $300 in Bitcoin. The event caused operational disruptions to all 80 NHS trusts in the UK during 2017.</w:t>
      </w:r>
    </w:p>
    <w:p w14:paraId="0AAE5F39" w14:textId="59B4D640" w:rsidR="004C74EB" w:rsidRPr="00654DBA" w:rsidRDefault="00715787" w:rsidP="00715787">
      <w:pPr>
        <w:spacing w:before="3pt" w:after="1pt"/>
        <w:jc w:val="both"/>
        <w:rPr>
          <w:b/>
          <w:bCs/>
        </w:rPr>
      </w:pPr>
      <w:r w:rsidRPr="00654DBA">
        <w:rPr>
          <w:b/>
          <w:bCs/>
        </w:rPr>
        <w:t>Capabilities:</w:t>
      </w:r>
    </w:p>
    <w:tbl>
      <w:tblPr>
        <w:tblStyle w:val="LightGrid-Accent1"/>
        <w:tblW w:w="247pt" w:type="dxa"/>
        <w:tblLayout w:type="fixed"/>
        <w:tblLook w:firstRow="0" w:lastRow="0" w:firstColumn="0" w:lastColumn="0" w:noHBand="0" w:noVBand="0"/>
      </w:tblPr>
      <w:tblGrid>
        <w:gridCol w:w="2263"/>
        <w:gridCol w:w="2677"/>
      </w:tblGrid>
      <w:tr w:rsidR="00C002D1" w:rsidRPr="00654DBA" w14:paraId="37F67CB1"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113.15pt" w:type="dxa"/>
            <w:shd w:val="clear" w:color="auto" w:fill="2E74B5" w:themeFill="accent1" w:themeFillShade="BF"/>
          </w:tcPr>
          <w:p w14:paraId="21040722" w14:textId="77777777" w:rsidR="00C002D1" w:rsidRPr="00654DBA" w:rsidRDefault="00C002D1" w:rsidP="00B13EE1">
            <w:pPr>
              <w:spacing w:before="2pt" w:after="2pt"/>
              <w:rPr>
                <w:b/>
                <w:bCs/>
                <w:color w:val="FFFFFF" w:themeColor="background1"/>
                <w:sz w:val="18"/>
                <w:szCs w:val="18"/>
              </w:rPr>
            </w:pPr>
            <w:r w:rsidRPr="00654DBA">
              <w:rPr>
                <w:rFonts w:eastAsia="Times New Roman" w:cs="Times New Roman"/>
                <w:b/>
                <w:bCs/>
                <w:color w:val="FFFFFF" w:themeColor="background1"/>
                <w:sz w:val="18"/>
                <w:szCs w:val="18"/>
              </w:rPr>
              <w:t>Category</w:t>
            </w:r>
          </w:p>
        </w:tc>
        <w:tc>
          <w:tcPr>
            <w:tcW w:w="133.85pt" w:type="dxa"/>
            <w:shd w:val="clear" w:color="auto" w:fill="2E74B5" w:themeFill="accent1" w:themeFillShade="BF"/>
          </w:tcPr>
          <w:p w14:paraId="32927746" w14:textId="77777777" w:rsidR="00C002D1" w:rsidRPr="00654DBA" w:rsidRDefault="00C002D1" w:rsidP="00B13EE1">
            <w:pPr>
              <w:spacing w:before="2pt" w:after="2pt"/>
              <w:cnfStyle w:firstRow="0" w:lastRow="0" w:firstColumn="0" w:lastColumn="0" w:oddVBand="0" w:evenVBand="0" w:oddHBand="1" w:evenHBand="0" w:firstRowFirstColumn="0" w:firstRowLastColumn="0" w:lastRowFirstColumn="0" w:lastRowLastColumn="0"/>
              <w:rPr>
                <w:b/>
                <w:bCs/>
                <w:color w:val="FFFFFF" w:themeColor="background1"/>
                <w:sz w:val="18"/>
                <w:szCs w:val="18"/>
              </w:rPr>
            </w:pPr>
            <w:r w:rsidRPr="00654DBA">
              <w:rPr>
                <w:rFonts w:eastAsia="Times New Roman" w:cs="Times New Roman"/>
                <w:b/>
                <w:bCs/>
                <w:color w:val="FFFFFF" w:themeColor="background1"/>
                <w:sz w:val="18"/>
                <w:szCs w:val="18"/>
              </w:rPr>
              <w:t>Capability Tags</w:t>
            </w:r>
          </w:p>
        </w:tc>
      </w:tr>
      <w:tr w:rsidR="00C002D1" w14:paraId="2548C48E"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113.15pt" w:type="dxa"/>
          </w:tcPr>
          <w:p w14:paraId="061A57FD" w14:textId="77777777" w:rsidR="00C002D1" w:rsidRPr="00C002D1" w:rsidRDefault="00C002D1" w:rsidP="00B13EE1">
            <w:pPr>
              <w:spacing w:before="2pt" w:after="2pt"/>
              <w:rPr>
                <w:sz w:val="18"/>
                <w:szCs w:val="18"/>
              </w:rPr>
            </w:pPr>
            <w:r w:rsidRPr="00C002D1">
              <w:rPr>
                <w:rFonts w:eastAsia="Times New Roman" w:cs="Times New Roman"/>
                <w:sz w:val="18"/>
                <w:szCs w:val="18"/>
              </w:rPr>
              <w:t>Anti-Analysis</w:t>
            </w:r>
          </w:p>
        </w:tc>
        <w:tc>
          <w:tcPr>
            <w:tcW w:w="133.85pt" w:type="dxa"/>
          </w:tcPr>
          <w:p w14:paraId="3BAE358A" w14:textId="77777777" w:rsidR="00C002D1" w:rsidRPr="00C002D1" w:rsidRDefault="00C002D1" w:rsidP="00B13EE1">
            <w:pPr>
              <w:spacing w:before="2pt" w:after="2pt"/>
              <w:cnfStyle w:firstRow="0" w:lastRow="0" w:firstColumn="0" w:lastColumn="0" w:oddVBand="0" w:evenVBand="0" w:oddHBand="0" w:evenHBand="1" w:firstRowFirstColumn="0" w:firstRowLastColumn="0" w:lastRowFirstColumn="0" w:lastRowLastColumn="0"/>
              <w:rPr>
                <w:sz w:val="18"/>
                <w:szCs w:val="18"/>
              </w:rPr>
            </w:pPr>
            <w:r w:rsidRPr="00C002D1">
              <w:rPr>
                <w:rFonts w:eastAsia="Times New Roman" w:cs="Times New Roman"/>
                <w:sz w:val="18"/>
                <w:szCs w:val="18"/>
              </w:rPr>
              <w:t>+ Anti-Analysis</w:t>
            </w:r>
          </w:p>
        </w:tc>
      </w:tr>
      <w:tr w:rsidR="00C002D1" w14:paraId="7C4034A6"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113.15pt" w:type="dxa"/>
          </w:tcPr>
          <w:p w14:paraId="73A931C2" w14:textId="77777777" w:rsidR="00C002D1" w:rsidRPr="00C002D1" w:rsidRDefault="00C002D1" w:rsidP="00B13EE1">
            <w:pPr>
              <w:spacing w:before="2pt" w:after="2pt"/>
              <w:rPr>
                <w:sz w:val="18"/>
                <w:szCs w:val="18"/>
              </w:rPr>
            </w:pPr>
            <w:r w:rsidRPr="00C002D1">
              <w:rPr>
                <w:rFonts w:eastAsia="Times New Roman" w:cs="Times New Roman"/>
                <w:sz w:val="18"/>
                <w:szCs w:val="18"/>
              </w:rPr>
              <w:t>Data Manipulation</w:t>
            </w:r>
          </w:p>
        </w:tc>
        <w:tc>
          <w:tcPr>
            <w:tcW w:w="133.85pt" w:type="dxa"/>
          </w:tcPr>
          <w:p w14:paraId="3CE6C5D4" w14:textId="77777777" w:rsidR="00C002D1" w:rsidRPr="00C002D1" w:rsidRDefault="00C002D1" w:rsidP="00B13EE1">
            <w:pPr>
              <w:spacing w:before="2pt" w:after="2pt"/>
              <w:cnfStyle w:firstRow="0" w:lastRow="0" w:firstColumn="0" w:lastColumn="0" w:oddVBand="0" w:evenVBand="0" w:oddHBand="1" w:evenHBand="0" w:firstRowFirstColumn="0" w:firstRowLastColumn="0" w:lastRowFirstColumn="0" w:lastRowLastColumn="0"/>
              <w:rPr>
                <w:sz w:val="18"/>
                <w:szCs w:val="18"/>
              </w:rPr>
            </w:pPr>
            <w:r w:rsidRPr="00C002D1">
              <w:rPr>
                <w:rFonts w:eastAsia="Times New Roman" w:cs="Times New Roman"/>
                <w:sz w:val="18"/>
                <w:szCs w:val="18"/>
              </w:rPr>
              <w:t>+ Data-Manipulation</w:t>
            </w:r>
          </w:p>
        </w:tc>
      </w:tr>
      <w:tr w:rsidR="00C002D1" w14:paraId="716C0F98"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0" w:lastColumn="0" w:oddVBand="1" w:evenVBand="0" w:oddHBand="0" w:evenHBand="0" w:firstRowFirstColumn="0" w:firstRowLastColumn="0" w:lastRowFirstColumn="0" w:lastRowLastColumn="0"/>
            <w:tcW w:w="113.15pt" w:type="dxa"/>
          </w:tcPr>
          <w:p w14:paraId="4630ADF4" w14:textId="77777777" w:rsidR="00C002D1" w:rsidRPr="00C002D1" w:rsidRDefault="00C002D1" w:rsidP="00B13EE1">
            <w:pPr>
              <w:spacing w:before="2pt" w:after="2pt"/>
              <w:rPr>
                <w:sz w:val="18"/>
                <w:szCs w:val="18"/>
              </w:rPr>
            </w:pPr>
            <w:r w:rsidRPr="00C002D1">
              <w:rPr>
                <w:rFonts w:eastAsia="Times New Roman" w:cs="Times New Roman"/>
                <w:sz w:val="18"/>
                <w:szCs w:val="18"/>
              </w:rPr>
              <w:t>Communication</w:t>
            </w:r>
          </w:p>
        </w:tc>
        <w:tc>
          <w:tcPr>
            <w:tcW w:w="133.85pt" w:type="dxa"/>
          </w:tcPr>
          <w:p w14:paraId="548E47F9" w14:textId="77777777" w:rsidR="00C002D1" w:rsidRPr="00C002D1" w:rsidRDefault="00C002D1" w:rsidP="00B13EE1">
            <w:pPr>
              <w:spacing w:before="2pt" w:after="2pt"/>
              <w:cnfStyle w:firstRow="0" w:lastRow="0" w:firstColumn="0" w:lastColumn="0" w:oddVBand="0" w:evenVBand="0" w:oddHBand="0" w:evenHBand="1" w:firstRowFirstColumn="0" w:firstRowLastColumn="0" w:lastRowFirstColumn="0" w:lastRowLastColumn="0"/>
              <w:rPr>
                <w:sz w:val="18"/>
                <w:szCs w:val="18"/>
              </w:rPr>
            </w:pPr>
            <w:r w:rsidRPr="00C002D1">
              <w:rPr>
                <w:rFonts w:eastAsia="Times New Roman" w:cs="Times New Roman"/>
                <w:sz w:val="18"/>
                <w:szCs w:val="18"/>
              </w:rPr>
              <w:t>+ Communication</w:t>
            </w:r>
          </w:p>
        </w:tc>
      </w:tr>
    </w:tbl>
    <w:p w14:paraId="4CA7C215" w14:textId="77777777" w:rsidR="004C74EB" w:rsidRPr="00C002D1" w:rsidRDefault="004C74EB" w:rsidP="004C74EB">
      <w:pPr>
        <w:spacing w:before="3pt" w:after="3pt"/>
      </w:pPr>
    </w:p>
    <w:p w14:paraId="5ACD745F" w14:textId="77777777" w:rsidR="004C74EB" w:rsidRPr="00C002D1" w:rsidRDefault="004C74EB" w:rsidP="004C74EB">
      <w:pPr>
        <w:spacing w:before="3pt" w:after="1pt"/>
        <w:jc w:val="both"/>
      </w:pPr>
      <w:r w:rsidRPr="00C002D1">
        <w:rPr>
          <w:rFonts w:eastAsia="Times New Roman"/>
          <w:b/>
          <w:bCs/>
        </w:rPr>
        <w:t>Process Tree / Execution Cycle:</w:t>
      </w:r>
    </w:p>
    <w:tbl>
      <w:tblPr>
        <w:tblStyle w:val="LightGrid-Accent1"/>
        <w:tblW w:w="251.50pt" w:type="dxa"/>
        <w:tblLook w:firstRow="1" w:lastRow="0" w:firstColumn="1" w:lastColumn="0" w:noHBand="0" w:noVBand="1"/>
      </w:tblPr>
      <w:tblGrid>
        <w:gridCol w:w="557"/>
        <w:gridCol w:w="3031"/>
        <w:gridCol w:w="1442"/>
      </w:tblGrid>
      <w:tr w:rsidR="004C74EB" w:rsidRPr="00574E56" w14:paraId="563A8C94" w14:textId="77777777" w:rsidTr="00933CB7">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shd w:val="clear" w:color="auto" w:fill="2E74B5" w:themeFill="accent1" w:themeFillShade="BF"/>
            <w:hideMark/>
          </w:tcPr>
          <w:p w14:paraId="16F64B10" w14:textId="77777777" w:rsidR="004C74EB" w:rsidRPr="00574E56" w:rsidRDefault="004C74EB" w:rsidP="00B13EE1">
            <w:pPr>
              <w:spacing w:before="3pt" w:after="3pt"/>
              <w:jc w:val="start"/>
              <w:rPr>
                <w:rFonts w:ascii="Times New Roman" w:hAnsi="Times New Roman" w:cs="Times New Roman"/>
                <w:color w:val="FFFFFF" w:themeColor="background1"/>
                <w:sz w:val="18"/>
                <w:szCs w:val="18"/>
              </w:rPr>
            </w:pPr>
            <w:r w:rsidRPr="00574E56">
              <w:rPr>
                <w:rFonts w:ascii="Times New Roman" w:hAnsi="Times New Roman" w:cs="Times New Roman"/>
                <w:color w:val="FFFFFF" w:themeColor="background1"/>
                <w:sz w:val="18"/>
                <w:szCs w:val="18"/>
              </w:rPr>
              <w:t>Step</w:t>
            </w:r>
          </w:p>
        </w:tc>
        <w:tc>
          <w:tcPr>
            <w:tcW w:w="151.55pt" w:type="dxa"/>
            <w:shd w:val="clear" w:color="auto" w:fill="2E74B5" w:themeFill="accent1" w:themeFillShade="BF"/>
            <w:hideMark/>
          </w:tcPr>
          <w:p w14:paraId="01AA6388" w14:textId="77777777" w:rsidR="004C74EB" w:rsidRPr="00574E56" w:rsidRDefault="004C74EB" w:rsidP="00B13EE1">
            <w:pPr>
              <w:spacing w:before="3pt" w:after="3pt"/>
              <w:jc w:val="start"/>
              <w:cnfStyle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18"/>
                <w:szCs w:val="18"/>
              </w:rPr>
            </w:pPr>
            <w:r w:rsidRPr="00574E56">
              <w:rPr>
                <w:rFonts w:ascii="Times New Roman" w:hAnsi="Times New Roman" w:cs="Times New Roman"/>
                <w:color w:val="FFFFFF" w:themeColor="background1"/>
                <w:sz w:val="18"/>
                <w:szCs w:val="18"/>
              </w:rPr>
              <w:t>Process</w:t>
            </w:r>
          </w:p>
        </w:tc>
        <w:tc>
          <w:tcPr>
            <w:tcW w:w="72.10pt" w:type="dxa"/>
            <w:shd w:val="clear" w:color="auto" w:fill="2E74B5" w:themeFill="accent1" w:themeFillShade="BF"/>
            <w:hideMark/>
          </w:tcPr>
          <w:p w14:paraId="00B90D29" w14:textId="77777777" w:rsidR="004C74EB" w:rsidRPr="00574E56" w:rsidRDefault="004C74EB" w:rsidP="00B13EE1">
            <w:pPr>
              <w:spacing w:before="3pt" w:after="3pt"/>
              <w:jc w:val="start"/>
              <w:cnfStyle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18"/>
                <w:szCs w:val="18"/>
              </w:rPr>
            </w:pPr>
            <w:r w:rsidRPr="00574E56">
              <w:rPr>
                <w:rFonts w:ascii="Times New Roman" w:hAnsi="Times New Roman" w:cs="Times New Roman"/>
                <w:color w:val="FFFFFF" w:themeColor="background1"/>
                <w:sz w:val="18"/>
                <w:szCs w:val="18"/>
              </w:rPr>
              <w:t>What It Means</w:t>
            </w:r>
          </w:p>
        </w:tc>
      </w:tr>
      <w:tr w:rsidR="004C74EB" w:rsidRPr="00574E56" w14:paraId="41594AC0"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1F2FDA76" w14:textId="77777777" w:rsidR="004C74EB" w:rsidRPr="00574E56" w:rsidRDefault="004C74EB" w:rsidP="00B13EE1">
            <w:pPr>
              <w:spacing w:before="3pt" w:after="3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1</w:t>
            </w:r>
          </w:p>
        </w:tc>
        <w:tc>
          <w:tcPr>
            <w:tcW w:w="151.55pt" w:type="dxa"/>
            <w:hideMark/>
          </w:tcPr>
          <w:p w14:paraId="09DC994B" w14:textId="77777777" w:rsidR="004C74EB" w:rsidRPr="00574E56"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%CONHOST% (x2)</w:t>
            </w:r>
          </w:p>
        </w:tc>
        <w:tc>
          <w:tcPr>
            <w:tcW w:w="72.10pt" w:type="dxa"/>
            <w:hideMark/>
          </w:tcPr>
          <w:p w14:paraId="6EF17D1A" w14:textId="77777777" w:rsidR="004C74EB" w:rsidRPr="00574E56"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Hidden execution</w:t>
            </w:r>
          </w:p>
        </w:tc>
      </w:tr>
      <w:tr w:rsidR="004C74EB" w:rsidRPr="00574E56" w14:paraId="4B42DF3C"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19958EC7" w14:textId="77777777" w:rsidR="004C74EB" w:rsidRPr="00574E56" w:rsidRDefault="004C74EB" w:rsidP="00B13EE1">
            <w:pPr>
              <w:spacing w:before="3pt" w:after="3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2</w:t>
            </w:r>
          </w:p>
        </w:tc>
        <w:tc>
          <w:tcPr>
            <w:tcW w:w="151.55pt" w:type="dxa"/>
            <w:hideMark/>
          </w:tcPr>
          <w:p w14:paraId="199338C5" w14:textId="77777777" w:rsidR="004C74EB" w:rsidRPr="00574E56"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wmiadap.exe /F /T /R</w:t>
            </w:r>
          </w:p>
        </w:tc>
        <w:tc>
          <w:tcPr>
            <w:tcW w:w="72.10pt" w:type="dxa"/>
            <w:hideMark/>
          </w:tcPr>
          <w:p w14:paraId="3FF59431" w14:textId="77777777" w:rsidR="004C74EB" w:rsidRPr="00574E56"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WMI scan</w:t>
            </w:r>
          </w:p>
        </w:tc>
      </w:tr>
      <w:tr w:rsidR="004C74EB" w:rsidRPr="00574E56" w14:paraId="2B784A43"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5F7AECEB" w14:textId="77777777" w:rsidR="004C74EB" w:rsidRPr="00574E56" w:rsidRDefault="004C74EB" w:rsidP="00B13EE1">
            <w:pPr>
              <w:spacing w:before="3pt" w:after="3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3</w:t>
            </w:r>
          </w:p>
        </w:tc>
        <w:tc>
          <w:tcPr>
            <w:tcW w:w="151.55pt" w:type="dxa"/>
            <w:hideMark/>
          </w:tcPr>
          <w:p w14:paraId="09DFD156" w14:textId="77777777" w:rsidR="004C74EB" w:rsidRPr="00574E56"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wmiprvse.exe</w:t>
            </w:r>
          </w:p>
        </w:tc>
        <w:tc>
          <w:tcPr>
            <w:tcW w:w="72.10pt" w:type="dxa"/>
            <w:hideMark/>
          </w:tcPr>
          <w:p w14:paraId="6A6E7B2D" w14:textId="77777777" w:rsidR="004C74EB" w:rsidRPr="00574E56"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Command execution</w:t>
            </w:r>
          </w:p>
        </w:tc>
      </w:tr>
      <w:tr w:rsidR="004C74EB" w:rsidRPr="00574E56" w14:paraId="0FED3B18"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40C5A8CF" w14:textId="77777777" w:rsidR="004C74EB" w:rsidRPr="00574E56" w:rsidRDefault="004C74EB" w:rsidP="00B13EE1">
            <w:pPr>
              <w:spacing w:before="3pt" w:after="3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4</w:t>
            </w:r>
          </w:p>
        </w:tc>
        <w:tc>
          <w:tcPr>
            <w:tcW w:w="151.55pt" w:type="dxa"/>
            <w:hideMark/>
          </w:tcPr>
          <w:p w14:paraId="79E9D713" w14:textId="77777777" w:rsidR="004C74EB" w:rsidRPr="00574E56"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%TEMP%\6SDH4KBMO981J367.exe</w:t>
            </w:r>
          </w:p>
        </w:tc>
        <w:tc>
          <w:tcPr>
            <w:tcW w:w="72.10pt" w:type="dxa"/>
            <w:hideMark/>
          </w:tcPr>
          <w:p w14:paraId="1AECF7DB" w14:textId="77777777" w:rsidR="004C74EB" w:rsidRPr="00574E56"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Disk payload</w:t>
            </w:r>
          </w:p>
        </w:tc>
      </w:tr>
      <w:tr w:rsidR="004C74EB" w:rsidRPr="00574E56" w14:paraId="3DF1AEB1"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1B00B37B" w14:textId="77777777" w:rsidR="004C74EB" w:rsidRPr="00574E56" w:rsidRDefault="004C74EB" w:rsidP="00B13EE1">
            <w:pPr>
              <w:spacing w:before="3pt" w:after="3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5</w:t>
            </w:r>
          </w:p>
        </w:tc>
        <w:tc>
          <w:tcPr>
            <w:tcW w:w="151.55pt" w:type="dxa"/>
            <w:hideMark/>
          </w:tcPr>
          <w:p w14:paraId="04F22C29" w14:textId="77777777" w:rsidR="004C74EB" w:rsidRPr="00574E56"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exploer.exe</w:t>
            </w:r>
          </w:p>
        </w:tc>
        <w:tc>
          <w:tcPr>
            <w:tcW w:w="72.10pt" w:type="dxa"/>
            <w:hideMark/>
          </w:tcPr>
          <w:p w14:paraId="5994D664" w14:textId="77777777" w:rsidR="004C74EB" w:rsidRPr="00574E56"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Fake process</w:t>
            </w:r>
          </w:p>
        </w:tc>
      </w:tr>
      <w:tr w:rsidR="004C74EB" w:rsidRPr="00574E56" w14:paraId="3278434D"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7BC79982" w14:textId="77777777" w:rsidR="004C74EB" w:rsidRPr="00574E56" w:rsidRDefault="004C74EB" w:rsidP="00B13EE1">
            <w:pPr>
              <w:spacing w:before="3pt" w:after="3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6</w:t>
            </w:r>
          </w:p>
        </w:tc>
        <w:tc>
          <w:tcPr>
            <w:tcW w:w="151.55pt" w:type="dxa"/>
            <w:hideMark/>
          </w:tcPr>
          <w:p w14:paraId="33590EEE" w14:textId="77777777" w:rsidR="004C74EB" w:rsidRPr="00574E56"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powershell.exe -</w:t>
            </w:r>
            <w:proofErr w:type="spellStart"/>
            <w:r w:rsidRPr="00574E56">
              <w:rPr>
                <w:rFonts w:cs="Times New Roman"/>
                <w:sz w:val="18"/>
                <w:szCs w:val="18"/>
              </w:rPr>
              <w:t>ExecutionPolicy</w:t>
            </w:r>
            <w:proofErr w:type="spellEnd"/>
            <w:r w:rsidRPr="00574E56">
              <w:rPr>
                <w:rFonts w:cs="Times New Roman"/>
                <w:sz w:val="18"/>
                <w:szCs w:val="18"/>
              </w:rPr>
              <w:t xml:space="preserve"> Bypass</w:t>
            </w:r>
          </w:p>
        </w:tc>
        <w:tc>
          <w:tcPr>
            <w:tcW w:w="72.10pt" w:type="dxa"/>
            <w:hideMark/>
          </w:tcPr>
          <w:p w14:paraId="7A9EA04A" w14:textId="77777777" w:rsidR="004C74EB" w:rsidRPr="00574E56"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Policy bypass</w:t>
            </w:r>
          </w:p>
        </w:tc>
      </w:tr>
      <w:tr w:rsidR="004C74EB" w:rsidRPr="00574E56" w14:paraId="6F64E348"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4ABAA3BC" w14:textId="77777777" w:rsidR="004C74EB" w:rsidRPr="00574E56" w:rsidRDefault="004C74EB" w:rsidP="00B13EE1">
            <w:pPr>
              <w:spacing w:before="3pt" w:after="3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7</w:t>
            </w:r>
          </w:p>
        </w:tc>
        <w:tc>
          <w:tcPr>
            <w:tcW w:w="151.55pt" w:type="dxa"/>
            <w:hideMark/>
          </w:tcPr>
          <w:p w14:paraId="75283710" w14:textId="77777777" w:rsidR="004C74EB" w:rsidRPr="00574E56"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Add-</w:t>
            </w:r>
            <w:proofErr w:type="spellStart"/>
            <w:r w:rsidRPr="00574E56">
              <w:rPr>
                <w:rFonts w:cs="Times New Roman"/>
                <w:sz w:val="18"/>
                <w:szCs w:val="18"/>
              </w:rPr>
              <w:t>MpPreference</w:t>
            </w:r>
            <w:proofErr w:type="spellEnd"/>
            <w:r w:rsidRPr="00574E56">
              <w:rPr>
                <w:rFonts w:cs="Times New Roman"/>
                <w:sz w:val="18"/>
                <w:szCs w:val="18"/>
              </w:rPr>
              <w:t xml:space="preserve"> -</w:t>
            </w:r>
            <w:proofErr w:type="spellStart"/>
            <w:r w:rsidRPr="00574E56">
              <w:rPr>
                <w:rFonts w:cs="Times New Roman"/>
                <w:sz w:val="18"/>
                <w:szCs w:val="18"/>
              </w:rPr>
              <w:t>ExclusionPath</w:t>
            </w:r>
            <w:proofErr w:type="spellEnd"/>
            <w:r w:rsidRPr="00574E56">
              <w:rPr>
                <w:rFonts w:cs="Times New Roman"/>
                <w:sz w:val="18"/>
                <w:szCs w:val="18"/>
              </w:rPr>
              <w:t xml:space="preserve"> Startup</w:t>
            </w:r>
          </w:p>
        </w:tc>
        <w:tc>
          <w:tcPr>
            <w:tcW w:w="72.10pt" w:type="dxa"/>
            <w:hideMark/>
          </w:tcPr>
          <w:p w14:paraId="22D563DD" w14:textId="77777777" w:rsidR="004C74EB" w:rsidRPr="00574E56"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Defender disable</w:t>
            </w:r>
          </w:p>
        </w:tc>
      </w:tr>
      <w:tr w:rsidR="004C74EB" w:rsidRPr="00574E56" w14:paraId="0AAC7B86"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0C7044BC" w14:textId="77777777" w:rsidR="004C74EB" w:rsidRPr="00574E56" w:rsidRDefault="004C74EB" w:rsidP="00B13EE1">
            <w:pPr>
              <w:spacing w:before="3pt" w:after="3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8</w:t>
            </w:r>
          </w:p>
        </w:tc>
        <w:tc>
          <w:tcPr>
            <w:tcW w:w="151.55pt" w:type="dxa"/>
            <w:hideMark/>
          </w:tcPr>
          <w:p w14:paraId="4A099246" w14:textId="77777777" w:rsidR="004C74EB" w:rsidRPr="00574E56"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pwsh.exe -</w:t>
            </w:r>
            <w:proofErr w:type="spellStart"/>
            <w:r w:rsidRPr="00574E56">
              <w:rPr>
                <w:rFonts w:cs="Times New Roman"/>
                <w:sz w:val="18"/>
                <w:szCs w:val="18"/>
              </w:rPr>
              <w:t>ExecutionPolicy</w:t>
            </w:r>
            <w:proofErr w:type="spellEnd"/>
            <w:r w:rsidRPr="00574E56">
              <w:rPr>
                <w:rFonts w:cs="Times New Roman"/>
                <w:sz w:val="18"/>
                <w:szCs w:val="18"/>
              </w:rPr>
              <w:t xml:space="preserve"> Bypass</w:t>
            </w:r>
          </w:p>
        </w:tc>
        <w:tc>
          <w:tcPr>
            <w:tcW w:w="72.10pt" w:type="dxa"/>
            <w:hideMark/>
          </w:tcPr>
          <w:p w14:paraId="6C3D6730" w14:textId="77777777" w:rsidR="004C74EB" w:rsidRPr="00574E56"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Second bypass</w:t>
            </w:r>
          </w:p>
        </w:tc>
      </w:tr>
      <w:tr w:rsidR="004C74EB" w:rsidRPr="00574E56" w14:paraId="225EA3B3"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160B8A7D" w14:textId="77777777" w:rsidR="004C74EB" w:rsidRPr="00574E56" w:rsidRDefault="004C74EB" w:rsidP="00B13EE1">
            <w:pPr>
              <w:spacing w:before="3pt" w:after="3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9</w:t>
            </w:r>
          </w:p>
        </w:tc>
        <w:tc>
          <w:tcPr>
            <w:tcW w:w="151.55pt" w:type="dxa"/>
            <w:hideMark/>
          </w:tcPr>
          <w:p w14:paraId="53CCA9D6" w14:textId="77777777" w:rsidR="004C74EB" w:rsidRPr="00574E56"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powershell.exe -</w:t>
            </w:r>
            <w:proofErr w:type="spellStart"/>
            <w:r w:rsidRPr="00574E56">
              <w:rPr>
                <w:rFonts w:cs="Times New Roman"/>
                <w:sz w:val="18"/>
                <w:szCs w:val="18"/>
              </w:rPr>
              <w:t>EncodedCommand</w:t>
            </w:r>
            <w:proofErr w:type="spellEnd"/>
          </w:p>
        </w:tc>
        <w:tc>
          <w:tcPr>
            <w:tcW w:w="72.10pt" w:type="dxa"/>
            <w:hideMark/>
          </w:tcPr>
          <w:p w14:paraId="6D9C5B12" w14:textId="77777777" w:rsidR="004C74EB" w:rsidRPr="00574E56"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Encoded execution</w:t>
            </w:r>
          </w:p>
        </w:tc>
      </w:tr>
      <w:tr w:rsidR="004C74EB" w:rsidRPr="00574E56" w14:paraId="5B0B3240"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23BABBB5" w14:textId="77777777" w:rsidR="004C74EB" w:rsidRPr="00574E56" w:rsidRDefault="004C74EB" w:rsidP="00B13EE1">
            <w:pPr>
              <w:spacing w:before="3pt" w:after="3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10</w:t>
            </w:r>
          </w:p>
        </w:tc>
        <w:tc>
          <w:tcPr>
            <w:tcW w:w="151.55pt" w:type="dxa"/>
            <w:hideMark/>
          </w:tcPr>
          <w:p w14:paraId="4DBFD2A3" w14:textId="77777777" w:rsidR="004C74EB" w:rsidRPr="00574E56"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pwsh.exe -</w:t>
            </w:r>
            <w:proofErr w:type="spellStart"/>
            <w:r w:rsidRPr="00574E56">
              <w:rPr>
                <w:rFonts w:cs="Times New Roman"/>
                <w:sz w:val="18"/>
                <w:szCs w:val="18"/>
              </w:rPr>
              <w:t>EncodedCommand</w:t>
            </w:r>
            <w:proofErr w:type="spellEnd"/>
          </w:p>
        </w:tc>
        <w:tc>
          <w:tcPr>
            <w:tcW w:w="72.10pt" w:type="dxa"/>
            <w:hideMark/>
          </w:tcPr>
          <w:p w14:paraId="5300A6C8" w14:textId="77777777" w:rsidR="004C74EB" w:rsidRPr="00574E56"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 xml:space="preserve">Execution </w:t>
            </w:r>
            <w:proofErr w:type="gramStart"/>
            <w:r w:rsidRPr="00574E56">
              <w:rPr>
                <w:rFonts w:cs="Times New Roman"/>
                <w:sz w:val="18"/>
                <w:szCs w:val="18"/>
              </w:rPr>
              <w:t>confirm</w:t>
            </w:r>
            <w:proofErr w:type="gramEnd"/>
          </w:p>
        </w:tc>
      </w:tr>
    </w:tbl>
    <w:p w14:paraId="12D464AA" w14:textId="77777777" w:rsidR="00715787" w:rsidRDefault="00715787" w:rsidP="00715787">
      <w:pPr>
        <w:spacing w:before="3pt" w:after="1pt"/>
        <w:jc w:val="both"/>
        <w:rPr>
          <w:b/>
          <w:bCs/>
        </w:rPr>
      </w:pPr>
      <w:r>
        <w:rPr>
          <w:rFonts w:eastAsia="Times New Roman"/>
          <w:b/>
          <w:bCs/>
        </w:rPr>
        <w:t>Full Execution Cycle:</w:t>
      </w:r>
    </w:p>
    <w:p w14:paraId="79269A8E" w14:textId="77777777" w:rsidR="00715787" w:rsidRDefault="00715787" w:rsidP="00715787">
      <w:pPr>
        <w:spacing w:before="1pt" w:after="3pt"/>
        <w:jc w:val="both"/>
      </w:pPr>
      <w:r>
        <w:rPr>
          <w:rFonts w:eastAsia="Times New Roman"/>
        </w:rPr>
        <w:t>WannaCry writes .exe to %TEMP% folder (FILE-</w:t>
      </w:r>
      <w:proofErr w:type="gramStart"/>
      <w:r>
        <w:rPr>
          <w:rFonts w:eastAsia="Times New Roman"/>
        </w:rPr>
        <w:t>BASED)  →</w:t>
      </w:r>
      <w:proofErr w:type="gramEnd"/>
      <w:r>
        <w:rPr>
          <w:rFonts w:eastAsia="Times New Roman"/>
        </w:rPr>
        <w:t xml:space="preserve">  Opens hidden consoles (CONHOST x2</w:t>
      </w:r>
      <w:proofErr w:type="gramStart"/>
      <w:r>
        <w:rPr>
          <w:rFonts w:eastAsia="Times New Roman"/>
        </w:rPr>
        <w:t>)  →</w:t>
      </w:r>
      <w:proofErr w:type="gramEnd"/>
      <w:r>
        <w:rPr>
          <w:rFonts w:eastAsia="Times New Roman"/>
        </w:rPr>
        <w:t xml:space="preserve">  Scans system via </w:t>
      </w:r>
      <w:proofErr w:type="gramStart"/>
      <w:r>
        <w:rPr>
          <w:rFonts w:eastAsia="Times New Roman"/>
        </w:rPr>
        <w:t>WMI  →</w:t>
      </w:r>
      <w:proofErr w:type="gramEnd"/>
      <w:r>
        <w:rPr>
          <w:rFonts w:eastAsia="Times New Roman"/>
        </w:rPr>
        <w:t xml:space="preserve">  Launches fake Explorer (</w:t>
      </w:r>
      <w:proofErr w:type="gramStart"/>
      <w:r>
        <w:rPr>
          <w:rFonts w:eastAsia="Times New Roman"/>
        </w:rPr>
        <w:t>exploer.exe)  →</w:t>
      </w:r>
      <w:proofErr w:type="gramEnd"/>
      <w:r>
        <w:rPr>
          <w:rFonts w:eastAsia="Times New Roman"/>
        </w:rPr>
        <w:t xml:space="preserve">  Bypasses PowerShell security </w:t>
      </w:r>
      <w:proofErr w:type="gramStart"/>
      <w:r>
        <w:rPr>
          <w:rFonts w:eastAsia="Times New Roman"/>
        </w:rPr>
        <w:t>policy  →</w:t>
      </w:r>
      <w:proofErr w:type="gramEnd"/>
      <w:r>
        <w:rPr>
          <w:rFonts w:eastAsia="Times New Roman"/>
        </w:rPr>
        <w:t xml:space="preserve">  Disables Windows </w:t>
      </w:r>
      <w:proofErr w:type="gramStart"/>
      <w:r>
        <w:rPr>
          <w:rFonts w:eastAsia="Times New Roman"/>
        </w:rPr>
        <w:t>Defender  →</w:t>
      </w:r>
      <w:proofErr w:type="gramEnd"/>
      <w:r>
        <w:rPr>
          <w:rFonts w:eastAsia="Times New Roman"/>
        </w:rPr>
        <w:t xml:space="preserve">  Runs obfuscated Base64-encoded </w:t>
      </w:r>
      <w:proofErr w:type="gramStart"/>
      <w:r>
        <w:rPr>
          <w:rFonts w:eastAsia="Times New Roman"/>
        </w:rPr>
        <w:t>commands  →</w:t>
      </w:r>
      <w:proofErr w:type="gramEnd"/>
      <w:r>
        <w:rPr>
          <w:rFonts w:eastAsia="Times New Roman"/>
        </w:rPr>
        <w:t xml:space="preserve">  Encrypts files (AES-128; </w:t>
      </w:r>
      <w:proofErr w:type="gramStart"/>
      <w:r>
        <w:rPr>
          <w:rFonts w:eastAsia="Times New Roman"/>
        </w:rPr>
        <w:t>appends .WCRY</w:t>
      </w:r>
      <w:proofErr w:type="gramEnd"/>
      <w:r>
        <w:rPr>
          <w:rFonts w:eastAsia="Times New Roman"/>
        </w:rPr>
        <w:t xml:space="preserve"> </w:t>
      </w:r>
      <w:proofErr w:type="gramStart"/>
      <w:r>
        <w:rPr>
          <w:rFonts w:eastAsia="Times New Roman"/>
        </w:rPr>
        <w:t>extension)  →</w:t>
      </w:r>
      <w:proofErr w:type="gramEnd"/>
      <w:r>
        <w:rPr>
          <w:rFonts w:eastAsia="Times New Roman"/>
        </w:rPr>
        <w:t xml:space="preserve">  Drops @Please_Read_Me@ ransom note</w:t>
      </w:r>
    </w:p>
    <w:p w14:paraId="590440C1" w14:textId="77777777" w:rsidR="00715787" w:rsidRDefault="00715787" w:rsidP="00715787">
      <w:pPr>
        <w:spacing w:before="3pt" w:after="1pt"/>
        <w:jc w:val="both"/>
        <w:rPr>
          <w:b/>
          <w:bCs/>
        </w:rPr>
      </w:pPr>
      <w:r>
        <w:rPr>
          <w:rFonts w:eastAsia="Times New Roman"/>
          <w:b/>
          <w:bCs/>
        </w:rPr>
        <w:t>Detection Insight (WOA-Based):</w:t>
      </w:r>
    </w:p>
    <w:p w14:paraId="13352008" w14:textId="77777777" w:rsidR="00715787" w:rsidRDefault="00715787" w:rsidP="00715787">
      <w:pPr>
        <w:spacing w:before="1pt" w:after="4pt"/>
        <w:jc w:val="both"/>
      </w:pPr>
      <w:r>
        <w:rPr>
          <w:rFonts w:eastAsia="Times New Roman"/>
        </w:rPr>
        <w:t>The permanent disk record of WannaCry's %TEMP% executable execution shows its runtime activities. The PowerShell bypass and encoded command execution process create essential RAM components which display Defender API interaction patterns and process hollowing activity through their RAM artifacts. WOA memory feature analysis detects high-</w:t>
      </w:r>
      <w:proofErr w:type="gramStart"/>
      <w:r>
        <w:rPr>
          <w:rFonts w:eastAsia="Times New Roman"/>
        </w:rPr>
        <w:t>discriminative</w:t>
      </w:r>
      <w:proofErr w:type="gramEnd"/>
      <w:r>
        <w:rPr>
          <w:rFonts w:eastAsia="Times New Roman"/>
        </w:rPr>
        <w:t xml:space="preserve"> behavioral indicators which exist as RAM artifacts from PowerShell encoded command execution. The WOA Encircling Prey mechanism uses </w:t>
      </w:r>
      <w:proofErr w:type="gramStart"/>
      <w:r>
        <w:rPr>
          <w:rFonts w:eastAsia="Times New Roman"/>
        </w:rPr>
        <w:t xml:space="preserve">the </w:t>
      </w:r>
      <w:r>
        <w:rPr>
          <w:rFonts w:eastAsia="Times New Roman"/>
        </w:rPr>
        <w:lastRenderedPageBreak/>
        <w:t>CONHOST</w:t>
      </w:r>
      <w:proofErr w:type="gramEnd"/>
      <w:r>
        <w:rPr>
          <w:rFonts w:eastAsia="Times New Roman"/>
        </w:rPr>
        <w:t xml:space="preserve"> anomaly together with PowerShell bypass detection as its best early-warning system. Comprehensive WannaCry detection needs both </w:t>
      </w:r>
      <w:proofErr w:type="gramStart"/>
      <w:r>
        <w:rPr>
          <w:rFonts w:eastAsia="Times New Roman"/>
        </w:rPr>
        <w:t>disk</w:t>
      </w:r>
      <w:proofErr w:type="gramEnd"/>
      <w:r>
        <w:rPr>
          <w:rFonts w:eastAsia="Times New Roman"/>
        </w:rPr>
        <w:t xml:space="preserve"> write detection and RAM monitoring as its complete detection system.</w:t>
      </w:r>
    </w:p>
    <w:p w14:paraId="781A864E" w14:textId="77777777" w:rsidR="00715787" w:rsidRDefault="00715787" w:rsidP="00715787">
      <w:pPr>
        <w:pStyle w:val="Heading3"/>
        <w:numPr>
          <w:ilvl w:val="0"/>
          <w:numId w:val="37"/>
        </w:numPr>
        <w:tabs>
          <w:tab w:val="start" w:pos="36pt"/>
        </w:tabs>
        <w:ind w:start="18pt"/>
        <w:rPr>
          <w:b/>
          <w:bCs/>
          <w:i w:val="0"/>
          <w:iCs w:val="0"/>
        </w:rPr>
      </w:pPr>
      <w:r>
        <w:rPr>
          <w:b/>
          <w:bCs/>
          <w:i w:val="0"/>
          <w:iCs w:val="0"/>
        </w:rPr>
        <w:t>LockBit</w:t>
      </w:r>
    </w:p>
    <w:p w14:paraId="2C9F4F67" w14:textId="77777777" w:rsidR="00715787" w:rsidRDefault="00715787" w:rsidP="00715787">
      <w:pPr>
        <w:spacing w:before="2pt" w:after="2pt"/>
        <w:jc w:val="both"/>
      </w:pPr>
      <w:r>
        <w:rPr>
          <w:rFonts w:eastAsia="Times New Roman"/>
          <w:i/>
          <w:iCs/>
        </w:rPr>
        <w:t xml:space="preserve">Source: </w:t>
      </w:r>
      <w:proofErr w:type="spellStart"/>
      <w:r>
        <w:rPr>
          <w:rFonts w:eastAsia="Times New Roman"/>
          <w:i/>
          <w:iCs/>
        </w:rPr>
        <w:t>MalwareBazaar</w:t>
      </w:r>
      <w:proofErr w:type="spellEnd"/>
      <w:r>
        <w:rPr>
          <w:rFonts w:eastAsia="Times New Roman"/>
          <w:i/>
          <w:iCs/>
        </w:rPr>
        <w:t xml:space="preserve"> / </w:t>
      </w:r>
      <w:proofErr w:type="spellStart"/>
      <w:r>
        <w:rPr>
          <w:rFonts w:eastAsia="Times New Roman"/>
          <w:i/>
          <w:iCs/>
        </w:rPr>
        <w:t>VirusTotal</w:t>
      </w:r>
      <w:proofErr w:type="spellEnd"/>
      <w:r>
        <w:rPr>
          <w:rFonts w:eastAsia="Times New Roman"/>
          <w:i/>
          <w:iCs/>
        </w:rPr>
        <w:t xml:space="preserve">     |     Type: File-Based Ransomware</w:t>
      </w:r>
    </w:p>
    <w:p w14:paraId="76B60000" w14:textId="77777777" w:rsidR="00715787" w:rsidRDefault="00715787" w:rsidP="00715787">
      <w:pPr>
        <w:spacing w:before="3pt" w:after="1pt"/>
        <w:jc w:val="both"/>
      </w:pPr>
      <w:r>
        <w:rPr>
          <w:rFonts w:eastAsia="Times New Roman"/>
        </w:rPr>
        <w:t>Description:</w:t>
      </w:r>
    </w:p>
    <w:p w14:paraId="3F2AFB2F" w14:textId="77777777" w:rsidR="00715787" w:rsidRDefault="00715787" w:rsidP="00715787">
      <w:pPr>
        <w:spacing w:before="1pt" w:after="3pt"/>
        <w:jc w:val="both"/>
      </w:pPr>
      <w:r>
        <w:rPr>
          <w:rFonts w:eastAsia="Times New Roman"/>
        </w:rPr>
        <w:t xml:space="preserve">File-based ransomware that hijacks the Windows DLL Host process, drops disguised copies of itself in random folders, loads malicious DLLs via rundll32, and checks network connectivity to spread to other machines. </w:t>
      </w:r>
      <w:proofErr w:type="spellStart"/>
      <w:r>
        <w:rPr>
          <w:rFonts w:eastAsia="Times New Roman"/>
        </w:rPr>
        <w:t>LockBit</w:t>
      </w:r>
      <w:proofErr w:type="spellEnd"/>
      <w:r>
        <w:rPr>
          <w:rFonts w:eastAsia="Times New Roman"/>
        </w:rPr>
        <w:t xml:space="preserve"> 2.0/3.0 employs systematic double-extortion and operates a large-scale ransomware-as-a-service platform with affiliate profit sharing.</w:t>
      </w:r>
    </w:p>
    <w:p w14:paraId="22FD9262" w14:textId="1290E237" w:rsidR="004C74EB" w:rsidRPr="00E15413" w:rsidRDefault="00715787" w:rsidP="004C74EB">
      <w:pPr>
        <w:spacing w:before="3pt" w:after="1pt"/>
        <w:jc w:val="both"/>
        <w:rPr>
          <w:b/>
          <w:bCs/>
        </w:rPr>
      </w:pPr>
      <w:r w:rsidRPr="00E15413">
        <w:rPr>
          <w:rFonts w:eastAsia="Times New Roman"/>
          <w:b/>
          <w:bCs/>
        </w:rPr>
        <w:t>Capabilities:</w:t>
      </w:r>
    </w:p>
    <w:tbl>
      <w:tblPr>
        <w:tblStyle w:val="LightGrid-Accent1"/>
        <w:tblW w:w="243pt" w:type="dxa"/>
        <w:tblLayout w:type="fixed"/>
        <w:tblLook w:firstRow="0" w:lastRow="0" w:firstColumn="0" w:lastColumn="0" w:noHBand="0" w:noVBand="0"/>
      </w:tblPr>
      <w:tblGrid>
        <w:gridCol w:w="1620"/>
        <w:gridCol w:w="3240"/>
      </w:tblGrid>
      <w:tr w:rsidR="004C74EB" w:rsidRPr="00C002D1" w14:paraId="137069FF" w14:textId="77777777" w:rsidTr="002F5558">
        <w:trPr>
          <w:cnfStyle w:firstRow="0" w:lastRow="0" w:firstColumn="0" w:lastColumn="0" w:oddVBand="0" w:evenVBand="0" w:oddHBand="1" w:evenHBand="0" w:firstRowFirstColumn="0" w:firstRowLastColumn="0" w:lastRowFirstColumn="0" w:lastRowLastColumn="0"/>
          <w:trHeight w:val="324"/>
        </w:trPr>
        <w:tc>
          <w:tcPr>
            <w:cnfStyle w:firstRow="0" w:lastRow="0" w:firstColumn="0" w:lastColumn="0" w:oddVBand="1" w:evenVBand="0" w:oddHBand="0" w:evenHBand="0" w:firstRowFirstColumn="0" w:firstRowLastColumn="0" w:lastRowFirstColumn="0" w:lastRowLastColumn="0"/>
            <w:tcW w:w="81pt" w:type="dxa"/>
            <w:shd w:val="clear" w:color="auto" w:fill="2E74B5" w:themeFill="accent1" w:themeFillShade="BF"/>
          </w:tcPr>
          <w:p w14:paraId="74E58B0C" w14:textId="77777777" w:rsidR="004C74EB" w:rsidRPr="002F5558" w:rsidRDefault="004C74EB" w:rsidP="00B13EE1">
            <w:pPr>
              <w:spacing w:before="2pt" w:after="2pt"/>
              <w:rPr>
                <w:color w:val="FFFFFF" w:themeColor="background1"/>
                <w:sz w:val="20"/>
                <w:szCs w:val="20"/>
              </w:rPr>
            </w:pPr>
            <w:r w:rsidRPr="002F5558">
              <w:rPr>
                <w:rFonts w:eastAsia="Times New Roman" w:cs="Times New Roman"/>
                <w:b/>
                <w:bCs/>
                <w:color w:val="FFFFFF" w:themeColor="background1"/>
                <w:sz w:val="20"/>
                <w:szCs w:val="20"/>
              </w:rPr>
              <w:t>Category</w:t>
            </w:r>
          </w:p>
        </w:tc>
        <w:tc>
          <w:tcPr>
            <w:tcW w:w="162pt" w:type="dxa"/>
            <w:shd w:val="clear" w:color="auto" w:fill="2E74B5" w:themeFill="accent1" w:themeFillShade="BF"/>
          </w:tcPr>
          <w:p w14:paraId="25143636" w14:textId="77777777" w:rsidR="004C74EB" w:rsidRPr="002F5558" w:rsidRDefault="004C74EB" w:rsidP="00B13EE1">
            <w:pPr>
              <w:spacing w:before="2pt" w:after="2pt"/>
              <w:cnfStyle w:firstRow="0" w:lastRow="0" w:firstColumn="0" w:lastColumn="0" w:oddVBand="0" w:evenVBand="0" w:oddHBand="1" w:evenHBand="0" w:firstRowFirstColumn="0" w:firstRowLastColumn="0" w:lastRowFirstColumn="0" w:lastRowLastColumn="0"/>
              <w:rPr>
                <w:color w:val="FFFFFF" w:themeColor="background1"/>
                <w:sz w:val="20"/>
                <w:szCs w:val="20"/>
              </w:rPr>
            </w:pPr>
            <w:r w:rsidRPr="002F5558">
              <w:rPr>
                <w:rFonts w:eastAsia="Times New Roman" w:cs="Times New Roman"/>
                <w:b/>
                <w:bCs/>
                <w:color w:val="FFFFFF" w:themeColor="background1"/>
                <w:sz w:val="20"/>
                <w:szCs w:val="20"/>
              </w:rPr>
              <w:t>Capability Tags</w:t>
            </w:r>
          </w:p>
        </w:tc>
      </w:tr>
      <w:tr w:rsidR="004C74EB" w:rsidRPr="00C002D1" w14:paraId="6FD5CB80" w14:textId="77777777" w:rsidTr="002F5558">
        <w:trPr>
          <w:cnfStyle w:firstRow="0" w:lastRow="0" w:firstColumn="0" w:lastColumn="0" w:oddVBand="0" w:evenVBand="0" w:oddHBand="0" w:evenHBand="1" w:firstRowFirstColumn="0" w:firstRowLastColumn="0" w:lastRowFirstColumn="0" w:lastRowLastColumn="0"/>
          <w:trHeight w:val="324"/>
        </w:trPr>
        <w:tc>
          <w:tcPr>
            <w:cnfStyle w:firstRow="0" w:lastRow="0" w:firstColumn="0" w:lastColumn="0" w:oddVBand="1" w:evenVBand="0" w:oddHBand="0" w:evenHBand="0" w:firstRowFirstColumn="0" w:firstRowLastColumn="0" w:lastRowFirstColumn="0" w:lastRowLastColumn="0"/>
            <w:tcW w:w="81pt" w:type="dxa"/>
          </w:tcPr>
          <w:p w14:paraId="5A9F0DD6" w14:textId="77777777" w:rsidR="004C74EB" w:rsidRPr="00C002D1" w:rsidRDefault="004C74EB" w:rsidP="00B13EE1">
            <w:pPr>
              <w:spacing w:before="2pt" w:after="2pt"/>
              <w:rPr>
                <w:sz w:val="20"/>
                <w:szCs w:val="20"/>
              </w:rPr>
            </w:pPr>
            <w:r w:rsidRPr="00C002D1">
              <w:rPr>
                <w:rFonts w:eastAsia="Times New Roman" w:cs="Times New Roman"/>
                <w:sz w:val="20"/>
                <w:szCs w:val="20"/>
              </w:rPr>
              <w:t>Anti-Analysis</w:t>
            </w:r>
          </w:p>
        </w:tc>
        <w:tc>
          <w:tcPr>
            <w:tcW w:w="162pt" w:type="dxa"/>
          </w:tcPr>
          <w:p w14:paraId="22E2BF68" w14:textId="77777777" w:rsidR="004C74EB" w:rsidRPr="00C002D1" w:rsidRDefault="004C74EB" w:rsidP="00B13EE1">
            <w:pPr>
              <w:spacing w:before="2pt" w:after="2pt"/>
              <w:cnfStyle w:firstRow="0" w:lastRow="0" w:firstColumn="0" w:lastColumn="0" w:oddVBand="0" w:evenVBand="0" w:oddHBand="0" w:evenHBand="1" w:firstRowFirstColumn="0" w:firstRowLastColumn="0" w:lastRowFirstColumn="0" w:lastRowLastColumn="0"/>
              <w:rPr>
                <w:sz w:val="20"/>
                <w:szCs w:val="20"/>
              </w:rPr>
            </w:pPr>
            <w:r w:rsidRPr="00C002D1">
              <w:rPr>
                <w:rFonts w:eastAsia="Times New Roman" w:cs="Times New Roman"/>
                <w:sz w:val="20"/>
                <w:szCs w:val="20"/>
              </w:rPr>
              <w:t>+ Anti-</w:t>
            </w:r>
            <w:proofErr w:type="gramStart"/>
            <w:r w:rsidRPr="00C002D1">
              <w:rPr>
                <w:rFonts w:eastAsia="Times New Roman" w:cs="Times New Roman"/>
                <w:sz w:val="20"/>
                <w:szCs w:val="20"/>
              </w:rPr>
              <w:t>Analysis  |</w:t>
            </w:r>
            <w:proofErr w:type="gramEnd"/>
            <w:r w:rsidRPr="00C002D1">
              <w:rPr>
                <w:rFonts w:eastAsia="Times New Roman" w:cs="Times New Roman"/>
                <w:sz w:val="20"/>
                <w:szCs w:val="20"/>
              </w:rPr>
              <w:t xml:space="preserve">  + Internal</w:t>
            </w:r>
          </w:p>
        </w:tc>
      </w:tr>
    </w:tbl>
    <w:p w14:paraId="54B6032D" w14:textId="77777777" w:rsidR="004C74EB" w:rsidRPr="00C002D1" w:rsidRDefault="004C74EB" w:rsidP="004C74EB">
      <w:pPr>
        <w:spacing w:before="3pt" w:after="1pt"/>
        <w:jc w:val="both"/>
      </w:pPr>
      <w:r w:rsidRPr="00E15413">
        <w:rPr>
          <w:rFonts w:eastAsia="Times New Roman"/>
          <w:b/>
          <w:bCs/>
        </w:rPr>
        <w:t>Process Tree / Execution Cycle</w:t>
      </w:r>
      <w:r w:rsidRPr="00C002D1">
        <w:rPr>
          <w:rFonts w:eastAsia="Times New Roman"/>
        </w:rPr>
        <w:t>:</w:t>
      </w:r>
    </w:p>
    <w:tbl>
      <w:tblPr>
        <w:tblStyle w:val="LightGrid-Accent1"/>
        <w:tblW w:w="242.50pt" w:type="dxa"/>
        <w:tblLook w:firstRow="1" w:lastRow="0" w:firstColumn="1" w:lastColumn="0" w:noHBand="0" w:noVBand="1"/>
      </w:tblPr>
      <w:tblGrid>
        <w:gridCol w:w="557"/>
        <w:gridCol w:w="1841"/>
        <w:gridCol w:w="2452"/>
      </w:tblGrid>
      <w:tr w:rsidR="004C74EB" w:rsidRPr="00574E56" w14:paraId="50AAA2BF" w14:textId="77777777" w:rsidTr="00933CB7">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shd w:val="clear" w:color="auto" w:fill="2E74B5" w:themeFill="accent1" w:themeFillShade="BF"/>
            <w:hideMark/>
          </w:tcPr>
          <w:p w14:paraId="65A4AD63" w14:textId="77777777" w:rsidR="004C74EB" w:rsidRPr="00574E56" w:rsidRDefault="004C74EB" w:rsidP="00B13EE1">
            <w:pPr>
              <w:spacing w:before="3pt" w:after="3pt"/>
              <w:jc w:val="start"/>
              <w:rPr>
                <w:rFonts w:ascii="Times New Roman" w:hAnsi="Times New Roman" w:cs="Times New Roman"/>
                <w:color w:val="FFFFFF" w:themeColor="background1"/>
                <w:sz w:val="18"/>
                <w:szCs w:val="18"/>
              </w:rPr>
            </w:pPr>
            <w:r w:rsidRPr="00574E56">
              <w:rPr>
                <w:rFonts w:ascii="Times New Roman" w:hAnsi="Times New Roman" w:cs="Times New Roman"/>
                <w:color w:val="FFFFFF" w:themeColor="background1"/>
                <w:sz w:val="18"/>
                <w:szCs w:val="18"/>
              </w:rPr>
              <w:t>Step</w:t>
            </w:r>
          </w:p>
        </w:tc>
        <w:tc>
          <w:tcPr>
            <w:tcW w:w="92.05pt" w:type="dxa"/>
            <w:shd w:val="clear" w:color="auto" w:fill="2E74B5" w:themeFill="accent1" w:themeFillShade="BF"/>
            <w:hideMark/>
          </w:tcPr>
          <w:p w14:paraId="799C9936" w14:textId="77777777" w:rsidR="004C74EB" w:rsidRPr="00574E56" w:rsidRDefault="004C74EB" w:rsidP="00B13EE1">
            <w:pPr>
              <w:spacing w:before="3pt" w:after="3pt"/>
              <w:jc w:val="start"/>
              <w:cnfStyle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18"/>
                <w:szCs w:val="18"/>
              </w:rPr>
            </w:pPr>
            <w:r w:rsidRPr="00574E56">
              <w:rPr>
                <w:rFonts w:ascii="Times New Roman" w:hAnsi="Times New Roman" w:cs="Times New Roman"/>
                <w:color w:val="FFFFFF" w:themeColor="background1"/>
                <w:sz w:val="18"/>
                <w:szCs w:val="18"/>
              </w:rPr>
              <w:t>Process</w:t>
            </w:r>
          </w:p>
        </w:tc>
        <w:tc>
          <w:tcPr>
            <w:tcW w:w="122.60pt" w:type="dxa"/>
            <w:shd w:val="clear" w:color="auto" w:fill="2E74B5" w:themeFill="accent1" w:themeFillShade="BF"/>
            <w:hideMark/>
          </w:tcPr>
          <w:p w14:paraId="07AE9C30" w14:textId="77777777" w:rsidR="004C74EB" w:rsidRPr="00574E56" w:rsidRDefault="004C74EB" w:rsidP="00B13EE1">
            <w:pPr>
              <w:spacing w:before="3pt" w:after="3pt"/>
              <w:jc w:val="start"/>
              <w:cnfStyle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18"/>
                <w:szCs w:val="18"/>
              </w:rPr>
            </w:pPr>
            <w:r w:rsidRPr="00574E56">
              <w:rPr>
                <w:rFonts w:ascii="Times New Roman" w:hAnsi="Times New Roman" w:cs="Times New Roman"/>
                <w:color w:val="FFFFFF" w:themeColor="background1"/>
                <w:sz w:val="18"/>
                <w:szCs w:val="18"/>
              </w:rPr>
              <w:t>What It Means</w:t>
            </w:r>
          </w:p>
        </w:tc>
      </w:tr>
      <w:tr w:rsidR="004C74EB" w:rsidRPr="00574E56" w14:paraId="47AAFD8F"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3D3253E7" w14:textId="77777777" w:rsidR="004C74EB" w:rsidRPr="00574E56" w:rsidRDefault="004C74EB" w:rsidP="00B13EE1">
            <w:pPr>
              <w:spacing w:before="3pt" w:after="3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1</w:t>
            </w:r>
          </w:p>
        </w:tc>
        <w:tc>
          <w:tcPr>
            <w:tcW w:w="92.05pt" w:type="dxa"/>
            <w:hideMark/>
          </w:tcPr>
          <w:p w14:paraId="4EC98894" w14:textId="77777777" w:rsidR="004C74EB" w:rsidRPr="00574E56"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DllHost.exe /</w:t>
            </w:r>
            <w:proofErr w:type="spellStart"/>
            <w:r w:rsidRPr="00574E56">
              <w:rPr>
                <w:rFonts w:cs="Times New Roman"/>
                <w:sz w:val="18"/>
                <w:szCs w:val="18"/>
              </w:rPr>
              <w:t>Processid</w:t>
            </w:r>
            <w:proofErr w:type="spellEnd"/>
          </w:p>
        </w:tc>
        <w:tc>
          <w:tcPr>
            <w:tcW w:w="122.60pt" w:type="dxa"/>
            <w:hideMark/>
          </w:tcPr>
          <w:p w14:paraId="2489706E" w14:textId="77777777" w:rsidR="004C74EB" w:rsidRPr="00574E56"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DLL host hijack</w:t>
            </w:r>
          </w:p>
        </w:tc>
      </w:tr>
      <w:tr w:rsidR="004C74EB" w:rsidRPr="00574E56" w14:paraId="714CFB78"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05CE2960" w14:textId="77777777" w:rsidR="004C74EB" w:rsidRPr="00574E56" w:rsidRDefault="004C74EB" w:rsidP="00B13EE1">
            <w:pPr>
              <w:spacing w:before="3pt" w:after="3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2</w:t>
            </w:r>
          </w:p>
        </w:tc>
        <w:tc>
          <w:tcPr>
            <w:tcW w:w="92.05pt" w:type="dxa"/>
            <w:hideMark/>
          </w:tcPr>
          <w:p w14:paraId="5115F3DB" w14:textId="77777777" w:rsidR="004C74EB" w:rsidRPr="00574E56"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NOTEPAD.EXE Restore-My-Files.txt</w:t>
            </w:r>
          </w:p>
        </w:tc>
        <w:tc>
          <w:tcPr>
            <w:tcW w:w="122.60pt" w:type="dxa"/>
            <w:hideMark/>
          </w:tcPr>
          <w:p w14:paraId="52390A4D" w14:textId="77777777" w:rsidR="004C74EB" w:rsidRPr="00574E56"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Displays ransom note</w:t>
            </w:r>
          </w:p>
        </w:tc>
      </w:tr>
      <w:tr w:rsidR="004C74EB" w:rsidRPr="00574E56" w14:paraId="2CD8A497"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31582015" w14:textId="77777777" w:rsidR="004C74EB" w:rsidRPr="00574E56" w:rsidRDefault="004C74EB" w:rsidP="00B13EE1">
            <w:pPr>
              <w:spacing w:before="3pt" w:after="3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3</w:t>
            </w:r>
          </w:p>
        </w:tc>
        <w:tc>
          <w:tcPr>
            <w:tcW w:w="92.05pt" w:type="dxa"/>
            <w:hideMark/>
          </w:tcPr>
          <w:p w14:paraId="1CD39847" w14:textId="77777777" w:rsidR="004C74EB" w:rsidRPr="00574E56"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wmiadap.exe /F /T /R</w:t>
            </w:r>
          </w:p>
        </w:tc>
        <w:tc>
          <w:tcPr>
            <w:tcW w:w="122.60pt" w:type="dxa"/>
            <w:hideMark/>
          </w:tcPr>
          <w:p w14:paraId="7C859CAD" w14:textId="77777777" w:rsidR="004C74EB" w:rsidRPr="00574E56"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WMI system scan</w:t>
            </w:r>
          </w:p>
        </w:tc>
      </w:tr>
      <w:tr w:rsidR="004C74EB" w:rsidRPr="00574E56" w14:paraId="42EB5C57"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0E2F058E" w14:textId="77777777" w:rsidR="004C74EB" w:rsidRPr="00574E56" w:rsidRDefault="004C74EB" w:rsidP="00B13EE1">
            <w:pPr>
              <w:spacing w:before="3pt" w:after="3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4</w:t>
            </w:r>
          </w:p>
        </w:tc>
        <w:tc>
          <w:tcPr>
            <w:tcW w:w="92.05pt" w:type="dxa"/>
            <w:hideMark/>
          </w:tcPr>
          <w:p w14:paraId="3CF4E41D" w14:textId="77777777" w:rsidR="004C74EB" w:rsidRPr="00574E56"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wmiprvse.exe</w:t>
            </w:r>
          </w:p>
        </w:tc>
        <w:tc>
          <w:tcPr>
            <w:tcW w:w="122.60pt" w:type="dxa"/>
            <w:hideMark/>
          </w:tcPr>
          <w:p w14:paraId="19E009F9" w14:textId="77777777" w:rsidR="004C74EB" w:rsidRPr="00574E56"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WMI execution</w:t>
            </w:r>
          </w:p>
        </w:tc>
      </w:tr>
      <w:tr w:rsidR="004C74EB" w:rsidRPr="00574E56" w14:paraId="1EDCE764"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5A424900" w14:textId="77777777" w:rsidR="004C74EB" w:rsidRPr="00574E56" w:rsidRDefault="004C74EB" w:rsidP="00B13EE1">
            <w:pPr>
              <w:spacing w:before="3pt" w:after="3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5</w:t>
            </w:r>
          </w:p>
        </w:tc>
        <w:tc>
          <w:tcPr>
            <w:tcW w:w="92.05pt" w:type="dxa"/>
            <w:hideMark/>
          </w:tcPr>
          <w:p w14:paraId="3BF76535" w14:textId="77777777" w:rsidR="004C74EB" w:rsidRPr="00574E56"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%SAMPLEPATH%</w:t>
            </w:r>
          </w:p>
        </w:tc>
        <w:tc>
          <w:tcPr>
            <w:tcW w:w="122.60pt" w:type="dxa"/>
            <w:hideMark/>
          </w:tcPr>
          <w:p w14:paraId="1CF284C9" w14:textId="77777777" w:rsidR="004C74EB" w:rsidRPr="00574E56"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Disk payload execution</w:t>
            </w:r>
          </w:p>
        </w:tc>
      </w:tr>
      <w:tr w:rsidR="004C74EB" w:rsidRPr="00574E56" w14:paraId="7BA0C85E"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1BA5AF09" w14:textId="77777777" w:rsidR="004C74EB" w:rsidRPr="00574E56" w:rsidRDefault="004C74EB" w:rsidP="00B13EE1">
            <w:pPr>
              <w:spacing w:before="3pt" w:after="3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6</w:t>
            </w:r>
          </w:p>
        </w:tc>
        <w:tc>
          <w:tcPr>
            <w:tcW w:w="92.05pt" w:type="dxa"/>
            <w:hideMark/>
          </w:tcPr>
          <w:p w14:paraId="3E38BF97" w14:textId="77777777" w:rsidR="004C74EB" w:rsidRPr="00574E56"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23c428fc...638e.exe</w:t>
            </w:r>
          </w:p>
        </w:tc>
        <w:tc>
          <w:tcPr>
            <w:tcW w:w="122.60pt" w:type="dxa"/>
            <w:hideMark/>
          </w:tcPr>
          <w:p w14:paraId="221ADD19" w14:textId="77777777" w:rsidR="004C74EB" w:rsidRPr="00574E56"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Drops copy (Desktop)</w:t>
            </w:r>
          </w:p>
        </w:tc>
      </w:tr>
      <w:tr w:rsidR="004C74EB" w:rsidRPr="00574E56" w14:paraId="371A3D6F"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6233B881" w14:textId="77777777" w:rsidR="004C74EB" w:rsidRPr="00574E56" w:rsidRDefault="004C74EB" w:rsidP="00B13EE1">
            <w:pPr>
              <w:spacing w:before="3pt" w:after="3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7</w:t>
            </w:r>
          </w:p>
        </w:tc>
        <w:tc>
          <w:tcPr>
            <w:tcW w:w="92.05pt" w:type="dxa"/>
            <w:hideMark/>
          </w:tcPr>
          <w:p w14:paraId="753A1E87" w14:textId="77777777" w:rsidR="004C74EB" w:rsidRPr="00574E56"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C:\ganojq\nryuyrv.exe</w:t>
            </w:r>
          </w:p>
        </w:tc>
        <w:tc>
          <w:tcPr>
            <w:tcW w:w="122.60pt" w:type="dxa"/>
            <w:hideMark/>
          </w:tcPr>
          <w:p w14:paraId="51B20FF0" w14:textId="77777777" w:rsidR="004C74EB" w:rsidRPr="00574E56"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Hidden copy for persistence</w:t>
            </w:r>
          </w:p>
        </w:tc>
      </w:tr>
      <w:tr w:rsidR="004C74EB" w:rsidRPr="00574E56" w14:paraId="133AA0F2"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04B39D99" w14:textId="77777777" w:rsidR="004C74EB" w:rsidRPr="00574E56" w:rsidRDefault="004C74EB" w:rsidP="00B13EE1">
            <w:pPr>
              <w:spacing w:before="3pt" w:after="3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8</w:t>
            </w:r>
          </w:p>
        </w:tc>
        <w:tc>
          <w:tcPr>
            <w:tcW w:w="92.05pt" w:type="dxa"/>
            <w:hideMark/>
          </w:tcPr>
          <w:p w14:paraId="79B1BAFD" w14:textId="77777777" w:rsidR="004C74EB" w:rsidRPr="00574E56"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rundll32.exe</w:t>
            </w:r>
          </w:p>
        </w:tc>
        <w:tc>
          <w:tcPr>
            <w:tcW w:w="122.60pt" w:type="dxa"/>
            <w:hideMark/>
          </w:tcPr>
          <w:p w14:paraId="325F75E5" w14:textId="77777777" w:rsidR="004C74EB" w:rsidRPr="00574E56"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DLL memory load</w:t>
            </w:r>
          </w:p>
        </w:tc>
      </w:tr>
      <w:tr w:rsidR="004C74EB" w:rsidRPr="00574E56" w14:paraId="5E75769E"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4B3D13B8" w14:textId="77777777" w:rsidR="004C74EB" w:rsidRPr="00574E56" w:rsidRDefault="004C74EB" w:rsidP="00B13EE1">
            <w:pPr>
              <w:spacing w:before="3pt" w:after="3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9</w:t>
            </w:r>
          </w:p>
        </w:tc>
        <w:tc>
          <w:tcPr>
            <w:tcW w:w="92.05pt" w:type="dxa"/>
            <w:hideMark/>
          </w:tcPr>
          <w:p w14:paraId="012A4F57" w14:textId="77777777" w:rsidR="004C74EB" w:rsidRPr="00574E56"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cmd.exe</w:t>
            </w:r>
          </w:p>
        </w:tc>
        <w:tc>
          <w:tcPr>
            <w:tcW w:w="122.60pt" w:type="dxa"/>
            <w:hideMark/>
          </w:tcPr>
          <w:p w14:paraId="4F3279BF" w14:textId="77777777" w:rsidR="004C74EB" w:rsidRPr="00574E56"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Command execution</w:t>
            </w:r>
          </w:p>
        </w:tc>
      </w:tr>
      <w:tr w:rsidR="004C74EB" w:rsidRPr="00574E56" w14:paraId="30C6CA67"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5B5475B8" w14:textId="77777777" w:rsidR="004C74EB" w:rsidRPr="00574E56" w:rsidRDefault="004C74EB" w:rsidP="00B13EE1">
            <w:pPr>
              <w:spacing w:before="3pt" w:after="3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10</w:t>
            </w:r>
          </w:p>
        </w:tc>
        <w:tc>
          <w:tcPr>
            <w:tcW w:w="92.05pt" w:type="dxa"/>
            <w:hideMark/>
          </w:tcPr>
          <w:p w14:paraId="52350A61" w14:textId="77777777" w:rsidR="004C74EB" w:rsidRPr="00574E56"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ping.exe</w:t>
            </w:r>
          </w:p>
        </w:tc>
        <w:tc>
          <w:tcPr>
            <w:tcW w:w="122.60pt" w:type="dxa"/>
            <w:hideMark/>
          </w:tcPr>
          <w:p w14:paraId="57DC12B7" w14:textId="77777777" w:rsidR="004C74EB" w:rsidRPr="00574E56"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Network check/spread</w:t>
            </w:r>
          </w:p>
        </w:tc>
      </w:tr>
    </w:tbl>
    <w:p w14:paraId="2FA20CEB" w14:textId="77777777" w:rsidR="00715787" w:rsidRDefault="00715787" w:rsidP="00715787">
      <w:pPr>
        <w:spacing w:before="3pt" w:after="1pt"/>
        <w:jc w:val="both"/>
        <w:rPr>
          <w:b/>
          <w:bCs/>
        </w:rPr>
      </w:pPr>
      <w:r>
        <w:rPr>
          <w:rFonts w:eastAsia="Times New Roman"/>
          <w:b/>
          <w:bCs/>
        </w:rPr>
        <w:t>Full Execution Cycle:</w:t>
      </w:r>
    </w:p>
    <w:p w14:paraId="76D64F16" w14:textId="77777777" w:rsidR="00715787" w:rsidRDefault="00715787" w:rsidP="00715787">
      <w:pPr>
        <w:spacing w:before="1pt" w:after="3pt"/>
        <w:jc w:val="both"/>
      </w:pPr>
      <w:proofErr w:type="spellStart"/>
      <w:r>
        <w:rPr>
          <w:rFonts w:eastAsia="Times New Roman"/>
        </w:rPr>
        <w:t>LockBit</w:t>
      </w:r>
      <w:proofErr w:type="spellEnd"/>
      <w:r>
        <w:rPr>
          <w:rFonts w:eastAsia="Times New Roman"/>
        </w:rPr>
        <w:t xml:space="preserve"> writes .exe file to disk (FILE-BASED)  →  Hijacks DllHost.exe process  →  Scans system via WMI  →  Drops disguised copies of itself in multiple locations  →  Loads malicious DLL via rundll32 (transitions to memory-resident phase)  →  Opens command prompt (cmd.exe)  →  Checks network connectivity (ping.exe)  →  Systematic data exfiltration to </w:t>
      </w:r>
      <w:proofErr w:type="spellStart"/>
      <w:r>
        <w:rPr>
          <w:rFonts w:eastAsia="Times New Roman"/>
        </w:rPr>
        <w:t>LockBit</w:t>
      </w:r>
      <w:proofErr w:type="spellEnd"/>
      <w:r>
        <w:rPr>
          <w:rFonts w:eastAsia="Times New Roman"/>
        </w:rPr>
        <w:t xml:space="preserve"> leak site (double-extortion)  →  Encrypts all files (intermittent 4KB-block encryption)  →  Opens Restore-My-Files.txt ransom note automatically</w:t>
      </w:r>
    </w:p>
    <w:p w14:paraId="16A4F648" w14:textId="77777777" w:rsidR="00715787" w:rsidRDefault="00715787" w:rsidP="00715787">
      <w:pPr>
        <w:spacing w:before="3pt" w:after="1pt"/>
        <w:jc w:val="both"/>
        <w:rPr>
          <w:b/>
          <w:bCs/>
        </w:rPr>
      </w:pPr>
      <w:r>
        <w:rPr>
          <w:rFonts w:eastAsia="Times New Roman"/>
          <w:b/>
          <w:bCs/>
        </w:rPr>
        <w:t>Detection Insight (WOA-Based):</w:t>
      </w:r>
    </w:p>
    <w:p w14:paraId="5188E23A" w14:textId="77777777" w:rsidR="00715787" w:rsidRDefault="00715787" w:rsidP="00715787">
      <w:pPr>
        <w:spacing w:before="1pt" w:after="4pt"/>
        <w:jc w:val="both"/>
      </w:pPr>
      <w:r>
        <w:rPr>
          <w:rFonts w:eastAsia="Times New Roman"/>
        </w:rPr>
        <w:t xml:space="preserve">LockBit's rundll32 DLL injection creates observable RAM artifacts despite its file-based origin, making it an ideal candidate for hybrid detection. WOA optimization identifies the </w:t>
      </w:r>
      <w:proofErr w:type="spellStart"/>
      <w:r>
        <w:rPr>
          <w:rFonts w:eastAsia="Times New Roman"/>
        </w:rPr>
        <w:t>DllHost</w:t>
      </w:r>
      <w:proofErr w:type="spellEnd"/>
      <w:r>
        <w:rPr>
          <w:rFonts w:eastAsia="Times New Roman"/>
        </w:rPr>
        <w:t xml:space="preserve"> hijacking + rundll32 combination as a high-discriminative behavioral feature pair derived from </w:t>
      </w:r>
      <w:proofErr w:type="spellStart"/>
      <w:r>
        <w:rPr>
          <w:rFonts w:eastAsia="Times New Roman"/>
        </w:rPr>
        <w:t>MalwareBazaar</w:t>
      </w:r>
      <w:proofErr w:type="spellEnd"/>
      <w:r>
        <w:rPr>
          <w:rFonts w:eastAsia="Times New Roman"/>
        </w:rPr>
        <w:t xml:space="preserve"> execution analysis. The C2 network socket artifacts which are present in RAM enable detection of the pre-encryption exfiltration phase because they allow security teams to stop double-extortion attacks before the intermittent encryption process begins.</w:t>
      </w:r>
    </w:p>
    <w:p w14:paraId="0B5B9C25" w14:textId="77777777" w:rsidR="00715787" w:rsidRDefault="00715787" w:rsidP="00715787">
      <w:pPr>
        <w:pStyle w:val="Heading3"/>
        <w:numPr>
          <w:ilvl w:val="0"/>
          <w:numId w:val="37"/>
        </w:numPr>
        <w:tabs>
          <w:tab w:val="start" w:pos="36pt"/>
        </w:tabs>
        <w:ind w:start="18pt"/>
        <w:rPr>
          <w:b/>
          <w:bCs/>
          <w:i w:val="0"/>
          <w:iCs w:val="0"/>
        </w:rPr>
      </w:pPr>
      <w:r>
        <w:rPr>
          <w:b/>
          <w:bCs/>
          <w:i w:val="0"/>
          <w:iCs w:val="0"/>
        </w:rPr>
        <w:t>Maze</w:t>
      </w:r>
    </w:p>
    <w:p w14:paraId="5481FF72" w14:textId="77777777" w:rsidR="00715787" w:rsidRDefault="00715787" w:rsidP="00715787">
      <w:pPr>
        <w:spacing w:before="2pt" w:after="2pt"/>
        <w:jc w:val="both"/>
      </w:pPr>
      <w:r>
        <w:rPr>
          <w:rFonts w:eastAsia="Times New Roman"/>
          <w:i/>
          <w:iCs/>
        </w:rPr>
        <w:t xml:space="preserve">Source: </w:t>
      </w:r>
      <w:proofErr w:type="spellStart"/>
      <w:r>
        <w:rPr>
          <w:rFonts w:eastAsia="Times New Roman"/>
          <w:i/>
          <w:iCs/>
        </w:rPr>
        <w:t>MalwareBazaar</w:t>
      </w:r>
      <w:proofErr w:type="spellEnd"/>
      <w:r>
        <w:rPr>
          <w:rFonts w:eastAsia="Times New Roman"/>
          <w:i/>
          <w:iCs/>
        </w:rPr>
        <w:t xml:space="preserve"> / </w:t>
      </w:r>
      <w:proofErr w:type="spellStart"/>
      <w:r>
        <w:rPr>
          <w:rFonts w:eastAsia="Times New Roman"/>
          <w:i/>
          <w:iCs/>
        </w:rPr>
        <w:t>VirusTotal</w:t>
      </w:r>
      <w:proofErr w:type="spellEnd"/>
      <w:r>
        <w:rPr>
          <w:rFonts w:eastAsia="Times New Roman"/>
          <w:i/>
          <w:iCs/>
        </w:rPr>
        <w:t xml:space="preserve">     |     Type: File-Based Ransomware</w:t>
      </w:r>
    </w:p>
    <w:p w14:paraId="1A31A79C" w14:textId="77777777" w:rsidR="00715787" w:rsidRDefault="00715787" w:rsidP="00715787">
      <w:pPr>
        <w:spacing w:before="3pt" w:after="1pt"/>
        <w:jc w:val="both"/>
      </w:pPr>
      <w:r>
        <w:rPr>
          <w:rFonts w:eastAsia="Times New Roman"/>
        </w:rPr>
        <w:t>Description:</w:t>
      </w:r>
    </w:p>
    <w:p w14:paraId="7DF7D46C" w14:textId="77777777" w:rsidR="00715787" w:rsidRDefault="00715787" w:rsidP="00715787">
      <w:pPr>
        <w:spacing w:before="1pt" w:after="3pt"/>
        <w:jc w:val="both"/>
      </w:pPr>
      <w:r>
        <w:rPr>
          <w:rFonts w:eastAsia="Times New Roman"/>
        </w:rPr>
        <w:t>The ransomware attacks systems through its fake software Windows application software.exe which uses Windows Services and DCOM Launch to take control of the computer system while it disables Windows Security Health and conducts two WMIC system scans before it starts the encryption process. The group established its historical importance by creating the double-extortion model which first combined encryption with data publication threats in a systematic way.</w:t>
      </w:r>
    </w:p>
    <w:p w14:paraId="4BC41AFC" w14:textId="6F8F1AD8" w:rsidR="004C74EB" w:rsidRPr="00E15413" w:rsidRDefault="00715787" w:rsidP="004C74EB">
      <w:pPr>
        <w:spacing w:before="3pt" w:after="1pt"/>
        <w:jc w:val="both"/>
        <w:rPr>
          <w:b/>
          <w:bCs/>
        </w:rPr>
      </w:pPr>
      <w:r w:rsidRPr="00E15413">
        <w:rPr>
          <w:rFonts w:eastAsia="Times New Roman"/>
          <w:b/>
          <w:bCs/>
        </w:rPr>
        <w:t>Capabilities:</w:t>
      </w:r>
    </w:p>
    <w:tbl>
      <w:tblPr>
        <w:tblStyle w:val="LightGrid-Accent1"/>
        <w:tblW w:w="240.75pt" w:type="dxa"/>
        <w:tblLayout w:type="fixed"/>
        <w:tblLook w:firstRow="0" w:lastRow="0" w:firstColumn="0" w:lastColumn="0" w:noHBand="0" w:noVBand="0"/>
      </w:tblPr>
      <w:tblGrid>
        <w:gridCol w:w="1445"/>
        <w:gridCol w:w="3370"/>
      </w:tblGrid>
      <w:tr w:rsidR="00C002D1" w14:paraId="70DA8B71" w14:textId="77777777" w:rsidTr="002F5558">
        <w:trPr>
          <w:cnfStyle w:firstRow="0" w:lastRow="0" w:firstColumn="0" w:lastColumn="0" w:oddVBand="0" w:evenVBand="0" w:oddHBand="1" w:evenHBand="0" w:firstRowFirstColumn="0" w:firstRowLastColumn="0" w:lastRowFirstColumn="0" w:lastRowLastColumn="0"/>
          <w:trHeight w:val="285"/>
        </w:trPr>
        <w:tc>
          <w:tcPr>
            <w:cnfStyle w:firstRow="0" w:lastRow="0" w:firstColumn="0" w:lastColumn="0" w:oddVBand="1" w:evenVBand="0" w:oddHBand="0" w:evenHBand="0" w:firstRowFirstColumn="0" w:firstRowLastColumn="0" w:lastRowFirstColumn="0" w:lastRowLastColumn="0"/>
            <w:tcW w:w="72.25pt" w:type="dxa"/>
            <w:shd w:val="clear" w:color="auto" w:fill="2E74B5" w:themeFill="accent1" w:themeFillShade="BF"/>
          </w:tcPr>
          <w:p w14:paraId="1F49AE52" w14:textId="77777777" w:rsidR="00C002D1" w:rsidRPr="002F5558" w:rsidRDefault="00C002D1" w:rsidP="00B13EE1">
            <w:pPr>
              <w:spacing w:before="2pt" w:after="2pt"/>
              <w:rPr>
                <w:color w:val="FFFFFF" w:themeColor="background1"/>
                <w:sz w:val="18"/>
                <w:szCs w:val="18"/>
              </w:rPr>
            </w:pPr>
            <w:r w:rsidRPr="002F5558">
              <w:rPr>
                <w:rFonts w:eastAsia="Times New Roman" w:cs="Times New Roman"/>
                <w:b/>
                <w:bCs/>
                <w:color w:val="FFFFFF" w:themeColor="background1"/>
                <w:sz w:val="18"/>
                <w:szCs w:val="18"/>
              </w:rPr>
              <w:t>Category</w:t>
            </w:r>
          </w:p>
        </w:tc>
        <w:tc>
          <w:tcPr>
            <w:tcW w:w="168.50pt" w:type="dxa"/>
            <w:shd w:val="clear" w:color="auto" w:fill="2E74B5" w:themeFill="accent1" w:themeFillShade="BF"/>
          </w:tcPr>
          <w:p w14:paraId="68B13210" w14:textId="77777777" w:rsidR="00C002D1" w:rsidRPr="002F5558" w:rsidRDefault="00C002D1" w:rsidP="00B13EE1">
            <w:pPr>
              <w:spacing w:before="2pt" w:after="2pt"/>
              <w:cnfStyle w:firstRow="0" w:lastRow="0" w:firstColumn="0" w:lastColumn="0" w:oddVBand="0" w:evenVBand="0" w:oddHBand="1" w:evenHBand="0" w:firstRowFirstColumn="0" w:firstRowLastColumn="0" w:lastRowFirstColumn="0" w:lastRowLastColumn="0"/>
              <w:rPr>
                <w:color w:val="FFFFFF" w:themeColor="background1"/>
                <w:sz w:val="18"/>
                <w:szCs w:val="18"/>
              </w:rPr>
            </w:pPr>
            <w:r w:rsidRPr="002F5558">
              <w:rPr>
                <w:rFonts w:eastAsia="Times New Roman" w:cs="Times New Roman"/>
                <w:b/>
                <w:bCs/>
                <w:color w:val="FFFFFF" w:themeColor="background1"/>
                <w:sz w:val="18"/>
                <w:szCs w:val="18"/>
              </w:rPr>
              <w:t>Capability Tags</w:t>
            </w:r>
          </w:p>
        </w:tc>
      </w:tr>
      <w:tr w:rsidR="00C002D1" w14:paraId="6514EF2E" w14:textId="77777777" w:rsidTr="0024646B">
        <w:trPr>
          <w:cnfStyle w:firstRow="0" w:lastRow="0" w:firstColumn="0" w:lastColumn="0" w:oddVBand="0" w:evenVBand="0" w:oddHBand="0" w:evenHBand="1" w:firstRowFirstColumn="0" w:firstRowLastColumn="0" w:lastRowFirstColumn="0" w:lastRowLastColumn="0"/>
          <w:trHeight w:val="300"/>
        </w:trPr>
        <w:tc>
          <w:tcPr>
            <w:cnfStyle w:firstRow="0" w:lastRow="0" w:firstColumn="0" w:lastColumn="0" w:oddVBand="1" w:evenVBand="0" w:oddHBand="0" w:evenHBand="0" w:firstRowFirstColumn="0" w:firstRowLastColumn="0" w:lastRowFirstColumn="0" w:lastRowLastColumn="0"/>
            <w:tcW w:w="72.25pt" w:type="dxa"/>
            <w:shd w:val="clear" w:color="auto" w:fill="FFFFFF" w:themeFill="background1"/>
          </w:tcPr>
          <w:p w14:paraId="0B246304" w14:textId="77777777" w:rsidR="00C002D1" w:rsidRPr="00C002D1" w:rsidRDefault="00C002D1" w:rsidP="00B13EE1">
            <w:pPr>
              <w:spacing w:before="2pt" w:after="2pt"/>
              <w:rPr>
                <w:sz w:val="18"/>
                <w:szCs w:val="18"/>
              </w:rPr>
            </w:pPr>
            <w:r w:rsidRPr="00C002D1">
              <w:rPr>
                <w:rFonts w:eastAsia="Times New Roman" w:cs="Times New Roman"/>
                <w:sz w:val="18"/>
                <w:szCs w:val="18"/>
              </w:rPr>
              <w:t>Host Interaction</w:t>
            </w:r>
          </w:p>
        </w:tc>
        <w:tc>
          <w:tcPr>
            <w:tcW w:w="168.50pt" w:type="dxa"/>
          </w:tcPr>
          <w:p w14:paraId="0DF758C3" w14:textId="77777777" w:rsidR="00C002D1" w:rsidRPr="007D480C" w:rsidRDefault="00C002D1" w:rsidP="00B13EE1">
            <w:pPr>
              <w:spacing w:before="2pt" w:after="2pt"/>
              <w:cnfStyle w:firstRow="0" w:lastRow="0" w:firstColumn="0" w:lastColumn="0" w:oddVBand="0" w:evenVBand="0" w:oddHBand="0" w:evenHBand="1" w:firstRowFirstColumn="0" w:firstRowLastColumn="0" w:lastRowFirstColumn="0" w:lastRowLastColumn="0"/>
              <w:rPr>
                <w:sz w:val="18"/>
                <w:szCs w:val="18"/>
              </w:rPr>
            </w:pPr>
            <w:r w:rsidRPr="007D480C">
              <w:rPr>
                <w:rFonts w:eastAsia="Times New Roman" w:cs="Times New Roman"/>
                <w:sz w:val="18"/>
                <w:szCs w:val="18"/>
              </w:rPr>
              <w:t>+ Host-</w:t>
            </w:r>
            <w:proofErr w:type="gramStart"/>
            <w:r w:rsidRPr="007D480C">
              <w:rPr>
                <w:rFonts w:eastAsia="Times New Roman" w:cs="Times New Roman"/>
                <w:sz w:val="18"/>
                <w:szCs w:val="18"/>
              </w:rPr>
              <w:t>Interaction  |</w:t>
            </w:r>
            <w:proofErr w:type="gramEnd"/>
            <w:r w:rsidRPr="007D480C">
              <w:rPr>
                <w:rFonts w:eastAsia="Times New Roman" w:cs="Times New Roman"/>
                <w:sz w:val="18"/>
                <w:szCs w:val="18"/>
              </w:rPr>
              <w:t xml:space="preserve">  + Linking</w:t>
            </w:r>
          </w:p>
        </w:tc>
      </w:tr>
      <w:tr w:rsidR="00C002D1" w14:paraId="7AF166BB" w14:textId="77777777" w:rsidTr="002F5558">
        <w:trPr>
          <w:cnfStyle w:firstRow="0" w:lastRow="0" w:firstColumn="0" w:lastColumn="0" w:oddVBand="0" w:evenVBand="0" w:oddHBand="1" w:evenHBand="0" w:firstRowFirstColumn="0" w:firstRowLastColumn="0" w:lastRowFirstColumn="0" w:lastRowLastColumn="0"/>
          <w:trHeight w:val="285"/>
        </w:trPr>
        <w:tc>
          <w:tcPr>
            <w:cnfStyle w:firstRow="0" w:lastRow="0" w:firstColumn="0" w:lastColumn="0" w:oddVBand="1" w:evenVBand="0" w:oddHBand="0" w:evenHBand="0" w:firstRowFirstColumn="0" w:firstRowLastColumn="0" w:lastRowFirstColumn="0" w:lastRowLastColumn="0"/>
            <w:tcW w:w="72.25pt" w:type="dxa"/>
          </w:tcPr>
          <w:p w14:paraId="6F289658" w14:textId="77777777" w:rsidR="00C002D1" w:rsidRPr="00C002D1" w:rsidRDefault="00C002D1" w:rsidP="00B13EE1">
            <w:pPr>
              <w:spacing w:before="2pt" w:after="2pt"/>
              <w:rPr>
                <w:sz w:val="18"/>
                <w:szCs w:val="18"/>
              </w:rPr>
            </w:pPr>
            <w:r w:rsidRPr="00C002D1">
              <w:rPr>
                <w:rFonts w:eastAsia="Times New Roman" w:cs="Times New Roman"/>
                <w:sz w:val="18"/>
                <w:szCs w:val="18"/>
              </w:rPr>
              <w:t>Data Manipulation</w:t>
            </w:r>
          </w:p>
        </w:tc>
        <w:tc>
          <w:tcPr>
            <w:tcW w:w="168.50pt" w:type="dxa"/>
          </w:tcPr>
          <w:p w14:paraId="031C979F" w14:textId="77777777" w:rsidR="00C002D1" w:rsidRPr="007D480C" w:rsidRDefault="00C002D1" w:rsidP="00B13EE1">
            <w:pPr>
              <w:spacing w:before="2pt" w:after="2pt"/>
              <w:cnfStyle w:firstRow="0" w:lastRow="0" w:firstColumn="0" w:lastColumn="0" w:oddVBand="0" w:evenVBand="0" w:oddHBand="1" w:evenHBand="0" w:firstRowFirstColumn="0" w:firstRowLastColumn="0" w:lastRowFirstColumn="0" w:lastRowLastColumn="0"/>
              <w:rPr>
                <w:sz w:val="18"/>
                <w:szCs w:val="18"/>
              </w:rPr>
            </w:pPr>
            <w:r w:rsidRPr="007D480C">
              <w:rPr>
                <w:rFonts w:eastAsia="Times New Roman" w:cs="Times New Roman"/>
                <w:sz w:val="18"/>
                <w:szCs w:val="18"/>
              </w:rPr>
              <w:t>+ Data-</w:t>
            </w:r>
            <w:proofErr w:type="gramStart"/>
            <w:r w:rsidRPr="007D480C">
              <w:rPr>
                <w:rFonts w:eastAsia="Times New Roman" w:cs="Times New Roman"/>
                <w:sz w:val="18"/>
                <w:szCs w:val="18"/>
              </w:rPr>
              <w:t>Manipulation  |</w:t>
            </w:r>
            <w:proofErr w:type="gramEnd"/>
            <w:r w:rsidRPr="007D480C">
              <w:rPr>
                <w:rFonts w:eastAsia="Times New Roman" w:cs="Times New Roman"/>
                <w:sz w:val="18"/>
                <w:szCs w:val="18"/>
              </w:rPr>
              <w:t xml:space="preserve">  + Load-Code</w:t>
            </w:r>
          </w:p>
        </w:tc>
      </w:tr>
      <w:tr w:rsidR="00C002D1" w14:paraId="6F42F31F" w14:textId="77777777" w:rsidTr="0024646B">
        <w:trPr>
          <w:cnfStyle w:firstRow="0" w:lastRow="0" w:firstColumn="0" w:lastColumn="0" w:oddVBand="0" w:evenVBand="0" w:oddHBand="0" w:evenHBand="1" w:firstRowFirstColumn="0" w:firstRowLastColumn="0" w:lastRowFirstColumn="0" w:lastRowLastColumn="0"/>
          <w:trHeight w:val="300"/>
        </w:trPr>
        <w:tc>
          <w:tcPr>
            <w:cnfStyle w:firstRow="0" w:lastRow="0" w:firstColumn="0" w:lastColumn="0" w:oddVBand="1" w:evenVBand="0" w:oddHBand="0" w:evenHBand="0" w:firstRowFirstColumn="0" w:firstRowLastColumn="0" w:lastRowFirstColumn="0" w:lastRowLastColumn="0"/>
            <w:tcW w:w="72.25pt" w:type="dxa"/>
            <w:shd w:val="clear" w:color="auto" w:fill="FFFFFF" w:themeFill="background1"/>
          </w:tcPr>
          <w:p w14:paraId="19FF0814" w14:textId="77777777" w:rsidR="00C002D1" w:rsidRPr="00C002D1" w:rsidRDefault="00C002D1" w:rsidP="00B13EE1">
            <w:pPr>
              <w:spacing w:before="2pt" w:after="2pt"/>
              <w:rPr>
                <w:sz w:val="18"/>
                <w:szCs w:val="18"/>
              </w:rPr>
            </w:pPr>
            <w:r w:rsidRPr="00C002D1">
              <w:rPr>
                <w:rFonts w:eastAsia="Times New Roman" w:cs="Times New Roman"/>
                <w:sz w:val="18"/>
                <w:szCs w:val="18"/>
              </w:rPr>
              <w:t>Anti-Analysis</w:t>
            </w:r>
          </w:p>
        </w:tc>
        <w:tc>
          <w:tcPr>
            <w:tcW w:w="168.50pt" w:type="dxa"/>
          </w:tcPr>
          <w:p w14:paraId="67E5A049" w14:textId="77777777" w:rsidR="00C002D1" w:rsidRPr="007D480C" w:rsidRDefault="00C002D1" w:rsidP="00B13EE1">
            <w:pPr>
              <w:spacing w:before="2pt" w:after="2pt"/>
              <w:cnfStyle w:firstRow="0" w:lastRow="0" w:firstColumn="0" w:lastColumn="0" w:oddVBand="0" w:evenVBand="0" w:oddHBand="0" w:evenHBand="1" w:firstRowFirstColumn="0" w:firstRowLastColumn="0" w:lastRowFirstColumn="0" w:lastRowLastColumn="0"/>
              <w:rPr>
                <w:sz w:val="18"/>
                <w:szCs w:val="18"/>
              </w:rPr>
            </w:pPr>
            <w:r w:rsidRPr="007D480C">
              <w:rPr>
                <w:rFonts w:eastAsia="Times New Roman" w:cs="Times New Roman"/>
                <w:sz w:val="18"/>
                <w:szCs w:val="18"/>
              </w:rPr>
              <w:t>+ Anti-Analysis</w:t>
            </w:r>
          </w:p>
        </w:tc>
      </w:tr>
    </w:tbl>
    <w:p w14:paraId="6788E3B8" w14:textId="77777777" w:rsidR="004C74EB" w:rsidRPr="00E15413" w:rsidRDefault="004C74EB" w:rsidP="004C74EB">
      <w:pPr>
        <w:spacing w:before="3pt" w:after="1pt"/>
        <w:jc w:val="both"/>
        <w:rPr>
          <w:b/>
          <w:bCs/>
        </w:rPr>
      </w:pPr>
      <w:r w:rsidRPr="00E15413">
        <w:rPr>
          <w:rFonts w:eastAsia="Times New Roman"/>
          <w:b/>
          <w:bCs/>
        </w:rPr>
        <w:t>Process Tree / Execution Cycle:</w:t>
      </w:r>
    </w:p>
    <w:tbl>
      <w:tblPr>
        <w:tblStyle w:val="LightGrid-Accent1"/>
        <w:tblW w:w="242.50pt" w:type="dxa"/>
        <w:tblLook w:firstRow="1" w:lastRow="0" w:firstColumn="1" w:lastColumn="0" w:noHBand="0" w:noVBand="1"/>
      </w:tblPr>
      <w:tblGrid>
        <w:gridCol w:w="557"/>
        <w:gridCol w:w="2294"/>
        <w:gridCol w:w="1999"/>
      </w:tblGrid>
      <w:tr w:rsidR="004C74EB" w:rsidRPr="00574E56" w14:paraId="32874DB9" w14:textId="77777777" w:rsidTr="00933CB7">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shd w:val="clear" w:color="auto" w:fill="2E74B5" w:themeFill="accent1" w:themeFillShade="BF"/>
            <w:hideMark/>
          </w:tcPr>
          <w:p w14:paraId="0994E689" w14:textId="77777777" w:rsidR="004C74EB" w:rsidRPr="00574E56" w:rsidRDefault="004C74EB" w:rsidP="00B13EE1">
            <w:pPr>
              <w:spacing w:before="3pt" w:after="3pt"/>
              <w:jc w:val="start"/>
              <w:rPr>
                <w:rFonts w:ascii="Times New Roman" w:hAnsi="Times New Roman" w:cs="Times New Roman"/>
                <w:color w:val="FFFFFF" w:themeColor="background1"/>
                <w:sz w:val="18"/>
                <w:szCs w:val="18"/>
              </w:rPr>
            </w:pPr>
            <w:r w:rsidRPr="00574E56">
              <w:rPr>
                <w:rFonts w:ascii="Times New Roman" w:hAnsi="Times New Roman" w:cs="Times New Roman"/>
                <w:color w:val="FFFFFF" w:themeColor="background1"/>
                <w:sz w:val="18"/>
                <w:szCs w:val="18"/>
              </w:rPr>
              <w:t>Step</w:t>
            </w:r>
          </w:p>
        </w:tc>
        <w:tc>
          <w:tcPr>
            <w:tcW w:w="114.70pt" w:type="dxa"/>
            <w:shd w:val="clear" w:color="auto" w:fill="2E74B5" w:themeFill="accent1" w:themeFillShade="BF"/>
            <w:hideMark/>
          </w:tcPr>
          <w:p w14:paraId="305CBD55" w14:textId="77777777" w:rsidR="004C74EB" w:rsidRPr="00574E56" w:rsidRDefault="004C74EB" w:rsidP="00B13EE1">
            <w:pPr>
              <w:spacing w:before="3pt" w:after="3pt"/>
              <w:jc w:val="start"/>
              <w:cnfStyle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18"/>
                <w:szCs w:val="18"/>
              </w:rPr>
            </w:pPr>
            <w:r w:rsidRPr="00574E56">
              <w:rPr>
                <w:rFonts w:ascii="Times New Roman" w:hAnsi="Times New Roman" w:cs="Times New Roman"/>
                <w:color w:val="FFFFFF" w:themeColor="background1"/>
                <w:sz w:val="18"/>
                <w:szCs w:val="18"/>
              </w:rPr>
              <w:t>Process</w:t>
            </w:r>
          </w:p>
        </w:tc>
        <w:tc>
          <w:tcPr>
            <w:tcW w:w="99.95pt" w:type="dxa"/>
            <w:shd w:val="clear" w:color="auto" w:fill="2E74B5" w:themeFill="accent1" w:themeFillShade="BF"/>
            <w:hideMark/>
          </w:tcPr>
          <w:p w14:paraId="70D83C1E" w14:textId="77777777" w:rsidR="004C74EB" w:rsidRPr="00574E56" w:rsidRDefault="004C74EB" w:rsidP="00B13EE1">
            <w:pPr>
              <w:spacing w:before="3pt" w:after="3pt"/>
              <w:jc w:val="start"/>
              <w:cnfStyle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18"/>
                <w:szCs w:val="18"/>
              </w:rPr>
            </w:pPr>
            <w:r w:rsidRPr="00574E56">
              <w:rPr>
                <w:rFonts w:ascii="Times New Roman" w:hAnsi="Times New Roman" w:cs="Times New Roman"/>
                <w:color w:val="FFFFFF" w:themeColor="background1"/>
                <w:sz w:val="18"/>
                <w:szCs w:val="18"/>
              </w:rPr>
              <w:t>What It Means</w:t>
            </w:r>
          </w:p>
        </w:tc>
      </w:tr>
      <w:tr w:rsidR="004C74EB" w:rsidRPr="00574E56" w14:paraId="1ED62740"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0BBD91BE" w14:textId="77777777" w:rsidR="004C74EB" w:rsidRPr="00574E56" w:rsidRDefault="004C74EB" w:rsidP="00B13EE1">
            <w:pPr>
              <w:spacing w:before="3pt" w:after="3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1</w:t>
            </w:r>
          </w:p>
        </w:tc>
        <w:tc>
          <w:tcPr>
            <w:tcW w:w="114.70pt" w:type="dxa"/>
            <w:hideMark/>
          </w:tcPr>
          <w:p w14:paraId="028CF035" w14:textId="77777777" w:rsidR="004C74EB" w:rsidRPr="00574E56"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Desktop\software.exe</w:t>
            </w:r>
          </w:p>
        </w:tc>
        <w:tc>
          <w:tcPr>
            <w:tcW w:w="99.95pt" w:type="dxa"/>
            <w:hideMark/>
          </w:tcPr>
          <w:p w14:paraId="73E7CDFC" w14:textId="77777777" w:rsidR="004C74EB" w:rsidRPr="00574E56"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File drop (social engineering)</w:t>
            </w:r>
          </w:p>
        </w:tc>
      </w:tr>
      <w:tr w:rsidR="004C74EB" w:rsidRPr="00574E56" w14:paraId="012C3301"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18AC7F9E" w14:textId="77777777" w:rsidR="004C74EB" w:rsidRPr="00574E56" w:rsidRDefault="004C74EB" w:rsidP="00B13EE1">
            <w:pPr>
              <w:spacing w:before="3pt" w:after="3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2</w:t>
            </w:r>
          </w:p>
        </w:tc>
        <w:tc>
          <w:tcPr>
            <w:tcW w:w="114.70pt" w:type="dxa"/>
            <w:hideMark/>
          </w:tcPr>
          <w:p w14:paraId="2CA8A12C" w14:textId="77777777" w:rsidR="004C74EB" w:rsidRPr="00574E56"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services.exe</w:t>
            </w:r>
          </w:p>
        </w:tc>
        <w:tc>
          <w:tcPr>
            <w:tcW w:w="99.95pt" w:type="dxa"/>
            <w:hideMark/>
          </w:tcPr>
          <w:p w14:paraId="5C3BE77B" w14:textId="77777777" w:rsidR="004C74EB" w:rsidRPr="00574E56"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Service hijack</w:t>
            </w:r>
          </w:p>
        </w:tc>
      </w:tr>
      <w:tr w:rsidR="004C74EB" w:rsidRPr="00574E56" w14:paraId="7538A1C5"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17AD4E42" w14:textId="77777777" w:rsidR="004C74EB" w:rsidRPr="00574E56" w:rsidRDefault="004C74EB" w:rsidP="00B13EE1">
            <w:pPr>
              <w:spacing w:before="3pt" w:after="3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3</w:t>
            </w:r>
          </w:p>
        </w:tc>
        <w:tc>
          <w:tcPr>
            <w:tcW w:w="114.70pt" w:type="dxa"/>
            <w:hideMark/>
          </w:tcPr>
          <w:p w14:paraId="6EA009D9" w14:textId="77777777" w:rsidR="004C74EB" w:rsidRPr="00574E56"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 xml:space="preserve">svchost.exe -k </w:t>
            </w:r>
            <w:proofErr w:type="spellStart"/>
            <w:r w:rsidRPr="00574E56">
              <w:rPr>
                <w:rFonts w:cs="Times New Roman"/>
                <w:sz w:val="18"/>
                <w:szCs w:val="18"/>
              </w:rPr>
              <w:t>DcomLaunch</w:t>
            </w:r>
            <w:proofErr w:type="spellEnd"/>
          </w:p>
        </w:tc>
        <w:tc>
          <w:tcPr>
            <w:tcW w:w="99.95pt" w:type="dxa"/>
            <w:hideMark/>
          </w:tcPr>
          <w:p w14:paraId="0CA6C74E" w14:textId="77777777" w:rsidR="004C74EB" w:rsidRPr="00574E56"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DCOM service hijack</w:t>
            </w:r>
          </w:p>
        </w:tc>
      </w:tr>
      <w:tr w:rsidR="004C74EB" w:rsidRPr="00574E56" w14:paraId="629E544E"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18A309BD" w14:textId="77777777" w:rsidR="004C74EB" w:rsidRPr="00574E56" w:rsidRDefault="004C74EB" w:rsidP="00B13EE1">
            <w:pPr>
              <w:spacing w:before="3pt" w:after="3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4</w:t>
            </w:r>
          </w:p>
        </w:tc>
        <w:tc>
          <w:tcPr>
            <w:tcW w:w="114.70pt" w:type="dxa"/>
            <w:hideMark/>
          </w:tcPr>
          <w:p w14:paraId="41B96536" w14:textId="77777777" w:rsidR="004C74EB" w:rsidRPr="00574E56"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wmiprvse.exe -secured</w:t>
            </w:r>
          </w:p>
        </w:tc>
        <w:tc>
          <w:tcPr>
            <w:tcW w:w="99.95pt" w:type="dxa"/>
            <w:hideMark/>
          </w:tcPr>
          <w:p w14:paraId="006CA263" w14:textId="77777777" w:rsidR="004C74EB" w:rsidRPr="00574E56"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Stealth WMI execution</w:t>
            </w:r>
          </w:p>
        </w:tc>
      </w:tr>
      <w:tr w:rsidR="004C74EB" w:rsidRPr="00574E56" w14:paraId="49714DB0"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6F1511D8" w14:textId="77777777" w:rsidR="004C74EB" w:rsidRPr="00574E56" w:rsidRDefault="004C74EB" w:rsidP="00B13EE1">
            <w:pPr>
              <w:spacing w:before="3pt" w:after="3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5</w:t>
            </w:r>
          </w:p>
        </w:tc>
        <w:tc>
          <w:tcPr>
            <w:tcW w:w="114.70pt" w:type="dxa"/>
            <w:hideMark/>
          </w:tcPr>
          <w:p w14:paraId="165A8B26" w14:textId="77777777" w:rsidR="004C74EB" w:rsidRPr="00574E56"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 xml:space="preserve">svchost.exe -k </w:t>
            </w:r>
            <w:proofErr w:type="spellStart"/>
            <w:r w:rsidRPr="00574E56">
              <w:rPr>
                <w:rFonts w:cs="Times New Roman"/>
                <w:sz w:val="18"/>
                <w:szCs w:val="18"/>
              </w:rPr>
              <w:t>netsvcs</w:t>
            </w:r>
            <w:proofErr w:type="spellEnd"/>
          </w:p>
        </w:tc>
        <w:tc>
          <w:tcPr>
            <w:tcW w:w="99.95pt" w:type="dxa"/>
            <w:hideMark/>
          </w:tcPr>
          <w:p w14:paraId="2A98F810" w14:textId="77777777" w:rsidR="004C74EB" w:rsidRPr="00574E56"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proofErr w:type="spellStart"/>
            <w:r w:rsidRPr="00574E56">
              <w:rPr>
                <w:rFonts w:cs="Times New Roman"/>
                <w:sz w:val="18"/>
                <w:szCs w:val="18"/>
              </w:rPr>
              <w:t>Winmgmt</w:t>
            </w:r>
            <w:proofErr w:type="spellEnd"/>
            <w:r w:rsidRPr="00574E56">
              <w:rPr>
                <w:rFonts w:cs="Times New Roman"/>
                <w:sz w:val="18"/>
                <w:szCs w:val="18"/>
              </w:rPr>
              <w:t xml:space="preserve"> hijack</w:t>
            </w:r>
          </w:p>
        </w:tc>
      </w:tr>
      <w:tr w:rsidR="004C74EB" w:rsidRPr="00574E56" w14:paraId="2EF12AF6"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1ABE248B" w14:textId="77777777" w:rsidR="004C74EB" w:rsidRPr="00574E56" w:rsidRDefault="004C74EB" w:rsidP="00B13EE1">
            <w:pPr>
              <w:spacing w:before="3pt" w:after="3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6</w:t>
            </w:r>
          </w:p>
        </w:tc>
        <w:tc>
          <w:tcPr>
            <w:tcW w:w="114.70pt" w:type="dxa"/>
            <w:hideMark/>
          </w:tcPr>
          <w:p w14:paraId="0B8CA68A" w14:textId="77777777" w:rsidR="004C74EB" w:rsidRPr="00574E56"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SecurityHealthService.exe</w:t>
            </w:r>
          </w:p>
        </w:tc>
        <w:tc>
          <w:tcPr>
            <w:tcW w:w="99.95pt" w:type="dxa"/>
            <w:hideMark/>
          </w:tcPr>
          <w:p w14:paraId="2DDDBEE5" w14:textId="77777777" w:rsidR="004C74EB" w:rsidRPr="00574E56"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Disables security</w:t>
            </w:r>
          </w:p>
        </w:tc>
      </w:tr>
      <w:tr w:rsidR="004C74EB" w:rsidRPr="00574E56" w14:paraId="4A136957"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7509FC0D" w14:textId="77777777" w:rsidR="004C74EB" w:rsidRPr="00574E56" w:rsidRDefault="004C74EB" w:rsidP="00B13EE1">
            <w:pPr>
              <w:spacing w:before="3pt" w:after="3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7</w:t>
            </w:r>
          </w:p>
        </w:tc>
        <w:tc>
          <w:tcPr>
            <w:tcW w:w="114.70pt" w:type="dxa"/>
            <w:hideMark/>
          </w:tcPr>
          <w:p w14:paraId="1B177304" w14:textId="77777777" w:rsidR="004C74EB" w:rsidRPr="00574E56"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w:t>
            </w:r>
            <w:proofErr w:type="spellStart"/>
            <w:r w:rsidRPr="00574E56">
              <w:rPr>
                <w:rFonts w:cs="Times New Roman"/>
                <w:sz w:val="18"/>
                <w:szCs w:val="18"/>
              </w:rPr>
              <w:t>SamplePath</w:t>
            </w:r>
            <w:proofErr w:type="spellEnd"/>
            <w:r w:rsidRPr="00574E56">
              <w:rPr>
                <w:rFonts w:cs="Times New Roman"/>
                <w:sz w:val="18"/>
                <w:szCs w:val="18"/>
              </w:rPr>
              <w:t>}\e8a091...exe</w:t>
            </w:r>
          </w:p>
        </w:tc>
        <w:tc>
          <w:tcPr>
            <w:tcW w:w="99.95pt" w:type="dxa"/>
            <w:hideMark/>
          </w:tcPr>
          <w:p w14:paraId="6DA41054" w14:textId="77777777" w:rsidR="004C74EB" w:rsidRPr="00574E56"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Main payload exec</w:t>
            </w:r>
          </w:p>
        </w:tc>
      </w:tr>
      <w:tr w:rsidR="004C74EB" w:rsidRPr="00574E56" w14:paraId="4A15453D"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65BD0E23" w14:textId="77777777" w:rsidR="004C74EB" w:rsidRPr="00574E56" w:rsidRDefault="004C74EB" w:rsidP="00B13EE1">
            <w:pPr>
              <w:spacing w:before="3pt" w:after="3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8</w:t>
            </w:r>
          </w:p>
        </w:tc>
        <w:tc>
          <w:tcPr>
            <w:tcW w:w="114.70pt" w:type="dxa"/>
            <w:hideMark/>
          </w:tcPr>
          <w:p w14:paraId="20D44542" w14:textId="77777777" w:rsidR="004C74EB" w:rsidRPr="00574E56"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Temp\e8a091...exe</w:t>
            </w:r>
          </w:p>
        </w:tc>
        <w:tc>
          <w:tcPr>
            <w:tcW w:w="99.95pt" w:type="dxa"/>
            <w:hideMark/>
          </w:tcPr>
          <w:p w14:paraId="0A71C813" w14:textId="77777777" w:rsidR="004C74EB" w:rsidRPr="00574E56"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574E56">
              <w:rPr>
                <w:rFonts w:cs="Times New Roman"/>
                <w:sz w:val="18"/>
                <w:szCs w:val="18"/>
              </w:rPr>
              <w:t xml:space="preserve">Temp copy </w:t>
            </w:r>
            <w:proofErr w:type="gramStart"/>
            <w:r w:rsidRPr="00574E56">
              <w:rPr>
                <w:rFonts w:cs="Times New Roman"/>
                <w:sz w:val="18"/>
                <w:szCs w:val="18"/>
              </w:rPr>
              <w:t>drop</w:t>
            </w:r>
            <w:proofErr w:type="gramEnd"/>
          </w:p>
        </w:tc>
      </w:tr>
      <w:tr w:rsidR="004C74EB" w:rsidRPr="00574E56" w14:paraId="4BB462EA"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2D0E01D0" w14:textId="77777777" w:rsidR="004C74EB" w:rsidRPr="00574E56" w:rsidRDefault="004C74EB" w:rsidP="00B13EE1">
            <w:pPr>
              <w:spacing w:before="3pt" w:after="3pt"/>
              <w:rPr>
                <w:rFonts w:ascii="Times New Roman" w:hAnsi="Times New Roman" w:cs="Times New Roman"/>
                <w:b w:val="0"/>
                <w:bCs w:val="0"/>
                <w:sz w:val="18"/>
                <w:szCs w:val="18"/>
              </w:rPr>
            </w:pPr>
            <w:r w:rsidRPr="00574E56">
              <w:rPr>
                <w:rFonts w:ascii="Times New Roman" w:hAnsi="Times New Roman" w:cs="Times New Roman"/>
                <w:b w:val="0"/>
                <w:bCs w:val="0"/>
                <w:sz w:val="18"/>
                <w:szCs w:val="18"/>
              </w:rPr>
              <w:t>9</w:t>
            </w:r>
          </w:p>
        </w:tc>
        <w:tc>
          <w:tcPr>
            <w:tcW w:w="114.70pt" w:type="dxa"/>
            <w:hideMark/>
          </w:tcPr>
          <w:p w14:paraId="0D685B70" w14:textId="77777777" w:rsidR="004C74EB" w:rsidRPr="00574E56"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wmic.exe (x2)</w:t>
            </w:r>
          </w:p>
        </w:tc>
        <w:tc>
          <w:tcPr>
            <w:tcW w:w="99.95pt" w:type="dxa"/>
            <w:hideMark/>
          </w:tcPr>
          <w:p w14:paraId="7788871D" w14:textId="77777777" w:rsidR="004C74EB" w:rsidRPr="00574E56"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574E56">
              <w:rPr>
                <w:rFonts w:cs="Times New Roman"/>
                <w:sz w:val="18"/>
                <w:szCs w:val="18"/>
              </w:rPr>
              <w:t>System reconnaissance</w:t>
            </w:r>
          </w:p>
        </w:tc>
      </w:tr>
    </w:tbl>
    <w:p w14:paraId="3EF6A65A" w14:textId="77777777" w:rsidR="00715787" w:rsidRDefault="00715787" w:rsidP="00715787">
      <w:pPr>
        <w:spacing w:before="3pt" w:after="1pt"/>
        <w:jc w:val="both"/>
      </w:pPr>
      <w:r>
        <w:rPr>
          <w:rFonts w:eastAsia="Times New Roman"/>
          <w:b/>
          <w:bCs/>
        </w:rPr>
        <w:t>Full Execution Cycle:</w:t>
      </w:r>
    </w:p>
    <w:p w14:paraId="17588DFC" w14:textId="77777777" w:rsidR="00715787" w:rsidRDefault="00715787" w:rsidP="00715787">
      <w:pPr>
        <w:spacing w:before="1pt" w:after="3pt"/>
        <w:jc w:val="both"/>
      </w:pPr>
      <w:r>
        <w:rPr>
          <w:rFonts w:eastAsia="Times New Roman"/>
        </w:rPr>
        <w:t>Maze drops itself as software.exe on Desktop (FILE-BASED)  →  Hijacks Windows Services (services.exe)  →  Hijacks DCOM Launch (</w:t>
      </w:r>
      <w:proofErr w:type="spellStart"/>
      <w:r>
        <w:rPr>
          <w:rFonts w:eastAsia="Times New Roman"/>
        </w:rPr>
        <w:t>svchost</w:t>
      </w:r>
      <w:proofErr w:type="spellEnd"/>
      <w:r>
        <w:rPr>
          <w:rFonts w:eastAsia="Times New Roman"/>
        </w:rPr>
        <w:t xml:space="preserve"> </w:t>
      </w:r>
      <w:proofErr w:type="spellStart"/>
      <w:r>
        <w:rPr>
          <w:rFonts w:eastAsia="Times New Roman"/>
        </w:rPr>
        <w:t>DcomLaunch</w:t>
      </w:r>
      <w:proofErr w:type="spellEnd"/>
      <w:r>
        <w:rPr>
          <w:rFonts w:eastAsia="Times New Roman"/>
        </w:rPr>
        <w:t>)  →  Uses WMI in secured mode (</w:t>
      </w:r>
      <w:proofErr w:type="spellStart"/>
      <w:r>
        <w:rPr>
          <w:rFonts w:eastAsia="Times New Roman"/>
        </w:rPr>
        <w:t>wmiprvse</w:t>
      </w:r>
      <w:proofErr w:type="spellEnd"/>
      <w:r>
        <w:rPr>
          <w:rFonts w:eastAsia="Times New Roman"/>
        </w:rPr>
        <w:t xml:space="preserve"> -secured)  →  Disables Windows Security Health service  →  Drops copy to %TEMP%  →  Executes dual WMIC reconnaissance (x2)  →  Exfiltrates sensitive data to Maze News leak site (FIRST systematic double-extortion at scale)  →  Encrypts all files (ChaCha20 + RSA-2048)  →  Drops DECRYPT-FILES.txt with 10-day publication deadline</w:t>
      </w:r>
    </w:p>
    <w:p w14:paraId="3B4BB45E" w14:textId="77777777" w:rsidR="00715787" w:rsidRDefault="00715787" w:rsidP="00715787">
      <w:pPr>
        <w:spacing w:before="3pt" w:after="1pt"/>
        <w:jc w:val="both"/>
      </w:pPr>
      <w:r>
        <w:rPr>
          <w:rFonts w:eastAsia="Times New Roman"/>
          <w:b/>
          <w:bCs/>
        </w:rPr>
        <w:t>Detection Insight (WOA-Based):</w:t>
      </w:r>
    </w:p>
    <w:p w14:paraId="62536059" w14:textId="77777777" w:rsidR="00715787" w:rsidRDefault="00715787" w:rsidP="00715787">
      <w:pPr>
        <w:spacing w:before="1pt" w:after="4pt"/>
        <w:jc w:val="both"/>
      </w:pPr>
      <w:r>
        <w:rPr>
          <w:rFonts w:eastAsia="Times New Roman"/>
        </w:rPr>
        <w:t xml:space="preserve">Maze's secured WMI execution (wmiprvse.exe -secured -Embedding) produces a unique RAM signature which security experts can use to distinguish between actual WMI operations and this </w:t>
      </w:r>
      <w:proofErr w:type="gramStart"/>
      <w:r>
        <w:rPr>
          <w:rFonts w:eastAsia="Times New Roman"/>
        </w:rPr>
        <w:t>particular execution</w:t>
      </w:r>
      <w:proofErr w:type="gramEnd"/>
      <w:r>
        <w:rPr>
          <w:rFonts w:eastAsia="Times New Roman"/>
        </w:rPr>
        <w:t xml:space="preserve">. The secured-embedding flag functions as an important behavioral element which WOA-optimized feature selection from behavioral execution data identifies as a critical distinguishing feature of the system. The dual WMIC reconnaissance phase represents an early behavioral indicator of imminent double-extortion activity, providing a detection window before data exfiltration begins. </w:t>
      </w:r>
      <w:r>
        <w:rPr>
          <w:rFonts w:eastAsia="Times New Roman"/>
        </w:rPr>
        <w:lastRenderedPageBreak/>
        <w:t>Maze's historical role as the originator of double-extortion makes its behavioral patterns foundational reference points for WOA fitness function design.</w:t>
      </w:r>
    </w:p>
    <w:p w14:paraId="33A42D3F" w14:textId="77777777" w:rsidR="00715787" w:rsidRDefault="00715787" w:rsidP="00816AEB">
      <w:pPr>
        <w:pStyle w:val="Heading3"/>
        <w:numPr>
          <w:ilvl w:val="0"/>
          <w:numId w:val="37"/>
        </w:numPr>
        <w:tabs>
          <w:tab w:val="start" w:pos="36pt"/>
        </w:tabs>
        <w:ind w:start="18pt"/>
        <w:jc w:val="start"/>
        <w:rPr>
          <w:b/>
          <w:bCs/>
          <w:i w:val="0"/>
          <w:iCs w:val="0"/>
        </w:rPr>
      </w:pPr>
      <w:r>
        <w:rPr>
          <w:b/>
          <w:bCs/>
          <w:i w:val="0"/>
          <w:iCs w:val="0"/>
        </w:rPr>
        <w:t>Clop</w:t>
      </w:r>
    </w:p>
    <w:p w14:paraId="3C68877A" w14:textId="77777777" w:rsidR="00715787" w:rsidRDefault="00715787" w:rsidP="00715787">
      <w:pPr>
        <w:spacing w:before="2pt" w:after="2pt"/>
        <w:jc w:val="both"/>
      </w:pPr>
      <w:r>
        <w:rPr>
          <w:rFonts w:eastAsia="Times New Roman"/>
          <w:i/>
          <w:iCs/>
        </w:rPr>
        <w:t xml:space="preserve">Source: </w:t>
      </w:r>
      <w:proofErr w:type="spellStart"/>
      <w:r>
        <w:rPr>
          <w:rFonts w:eastAsia="Times New Roman"/>
          <w:i/>
          <w:iCs/>
        </w:rPr>
        <w:t>MalwareBazaar</w:t>
      </w:r>
      <w:proofErr w:type="spellEnd"/>
      <w:r>
        <w:rPr>
          <w:rFonts w:eastAsia="Times New Roman"/>
          <w:i/>
          <w:iCs/>
        </w:rPr>
        <w:t xml:space="preserve"> / </w:t>
      </w:r>
      <w:proofErr w:type="spellStart"/>
      <w:r>
        <w:rPr>
          <w:rFonts w:eastAsia="Times New Roman"/>
          <w:i/>
          <w:iCs/>
        </w:rPr>
        <w:t>VirusTotal</w:t>
      </w:r>
      <w:proofErr w:type="spellEnd"/>
      <w:r>
        <w:rPr>
          <w:rFonts w:eastAsia="Times New Roman"/>
          <w:i/>
          <w:iCs/>
        </w:rPr>
        <w:t xml:space="preserve">     |     Type: File-Based Ransomware</w:t>
      </w:r>
    </w:p>
    <w:p w14:paraId="11223900" w14:textId="77777777" w:rsidR="00715787" w:rsidRDefault="00715787" w:rsidP="00715787">
      <w:pPr>
        <w:spacing w:before="3pt" w:after="1pt"/>
        <w:jc w:val="both"/>
      </w:pPr>
      <w:r>
        <w:rPr>
          <w:rFonts w:eastAsia="Times New Roman"/>
        </w:rPr>
        <w:t>Description:</w:t>
      </w:r>
    </w:p>
    <w:p w14:paraId="68F17B21" w14:textId="77777777" w:rsidR="00715787" w:rsidRDefault="00715787" w:rsidP="00715787">
      <w:pPr>
        <w:spacing w:before="1pt" w:after="3pt"/>
        <w:jc w:val="both"/>
      </w:pPr>
      <w:r>
        <w:rPr>
          <w:rFonts w:eastAsia="Times New Roman"/>
        </w:rPr>
        <w:t xml:space="preserve">The ransomware type functions through file execution to delete backup data by stopping Veeam backup services and ending Microsoft SQL Server and security update services. The system uses </w:t>
      </w:r>
      <w:proofErr w:type="gramStart"/>
      <w:r>
        <w:rPr>
          <w:rFonts w:eastAsia="Times New Roman"/>
        </w:rPr>
        <w:t>net.exe</w:t>
      </w:r>
      <w:proofErr w:type="gramEnd"/>
      <w:r>
        <w:rPr>
          <w:rFonts w:eastAsia="Times New Roman"/>
        </w:rPr>
        <w:t xml:space="preserve"> and </w:t>
      </w:r>
      <w:proofErr w:type="gramStart"/>
      <w:r>
        <w:rPr>
          <w:rFonts w:eastAsia="Times New Roman"/>
        </w:rPr>
        <w:t>net1.exe</w:t>
      </w:r>
      <w:proofErr w:type="gramEnd"/>
      <w:r>
        <w:rPr>
          <w:rFonts w:eastAsia="Times New Roman"/>
        </w:rPr>
        <w:t xml:space="preserve"> to stop operations </w:t>
      </w:r>
      <w:proofErr w:type="gramStart"/>
      <w:r>
        <w:rPr>
          <w:rFonts w:eastAsia="Times New Roman"/>
        </w:rPr>
        <w:t>twice</w:t>
      </w:r>
      <w:proofErr w:type="gramEnd"/>
      <w:r>
        <w:rPr>
          <w:rFonts w:eastAsia="Times New Roman"/>
        </w:rPr>
        <w:t xml:space="preserve"> which prevents them from starting again. The system exploits zero-day vulnerabilities present in the file transfer platforms </w:t>
      </w:r>
      <w:proofErr w:type="spellStart"/>
      <w:r>
        <w:rPr>
          <w:rFonts w:eastAsia="Times New Roman"/>
        </w:rPr>
        <w:t>MOVEit</w:t>
      </w:r>
      <w:proofErr w:type="spellEnd"/>
      <w:r>
        <w:rPr>
          <w:rFonts w:eastAsia="Times New Roman"/>
        </w:rPr>
        <w:t xml:space="preserve"> Transfer and </w:t>
      </w:r>
      <w:proofErr w:type="spellStart"/>
      <w:r>
        <w:rPr>
          <w:rFonts w:eastAsia="Times New Roman"/>
        </w:rPr>
        <w:t>GoAnywhere</w:t>
      </w:r>
      <w:proofErr w:type="spellEnd"/>
      <w:r>
        <w:rPr>
          <w:rFonts w:eastAsia="Times New Roman"/>
        </w:rPr>
        <w:t xml:space="preserve"> MFT to conduct large-scale exploitation campaigns.</w:t>
      </w:r>
    </w:p>
    <w:p w14:paraId="484FC74A" w14:textId="0CB16673" w:rsidR="004C74EB" w:rsidRPr="00E15413" w:rsidRDefault="00715787" w:rsidP="004C74EB">
      <w:pPr>
        <w:spacing w:before="3pt" w:after="1pt"/>
        <w:jc w:val="both"/>
        <w:rPr>
          <w:b/>
          <w:bCs/>
        </w:rPr>
      </w:pPr>
      <w:r w:rsidRPr="00E15413">
        <w:rPr>
          <w:rFonts w:eastAsia="Times New Roman"/>
          <w:b/>
          <w:bCs/>
        </w:rPr>
        <w:t>Capabilities:</w:t>
      </w:r>
    </w:p>
    <w:tbl>
      <w:tblPr>
        <w:tblStyle w:val="LightGrid-Accent1"/>
        <w:tblW w:w="242.50pt" w:type="dxa"/>
        <w:tblLayout w:type="fixed"/>
        <w:tblLook w:firstRow="0" w:lastRow="0" w:firstColumn="0" w:lastColumn="0" w:noHBand="0" w:noVBand="0"/>
      </w:tblPr>
      <w:tblGrid>
        <w:gridCol w:w="1445"/>
        <w:gridCol w:w="3405"/>
      </w:tblGrid>
      <w:tr w:rsidR="00551773" w14:paraId="339A0701" w14:textId="77777777" w:rsidTr="00933CB7">
        <w:trPr>
          <w:cnfStyle w:firstRow="0" w:lastRow="0" w:firstColumn="0" w:lastColumn="0" w:oddVBand="0" w:evenVBand="0" w:oddHBand="1" w:evenHBand="0" w:firstRowFirstColumn="0" w:firstRowLastColumn="0" w:lastRowFirstColumn="0" w:lastRowLastColumn="0"/>
          <w:trHeight w:val="386"/>
        </w:trPr>
        <w:tc>
          <w:tcPr>
            <w:cnfStyle w:firstRow="0" w:lastRow="0" w:firstColumn="0" w:lastColumn="0" w:oddVBand="1" w:evenVBand="0" w:oddHBand="0" w:evenHBand="0" w:firstRowFirstColumn="0" w:firstRowLastColumn="0" w:lastRowFirstColumn="0" w:lastRowLastColumn="0"/>
            <w:tcW w:w="72.25pt" w:type="dxa"/>
            <w:shd w:val="clear" w:color="auto" w:fill="2E74B5" w:themeFill="accent1" w:themeFillShade="BF"/>
          </w:tcPr>
          <w:p w14:paraId="028137C8" w14:textId="77777777" w:rsidR="00551773" w:rsidRPr="002F5558" w:rsidRDefault="00551773" w:rsidP="00B13EE1">
            <w:pPr>
              <w:spacing w:before="2pt" w:after="2pt"/>
              <w:rPr>
                <w:color w:val="FFFFFF" w:themeColor="background1"/>
                <w:sz w:val="18"/>
                <w:szCs w:val="18"/>
              </w:rPr>
            </w:pPr>
            <w:r w:rsidRPr="002F5558">
              <w:rPr>
                <w:rFonts w:eastAsia="Times New Roman" w:cs="Times New Roman"/>
                <w:b/>
                <w:bCs/>
                <w:color w:val="FFFFFF" w:themeColor="background1"/>
                <w:sz w:val="18"/>
                <w:szCs w:val="18"/>
              </w:rPr>
              <w:t>Category</w:t>
            </w:r>
          </w:p>
        </w:tc>
        <w:tc>
          <w:tcPr>
            <w:tcW w:w="170.25pt" w:type="dxa"/>
            <w:shd w:val="clear" w:color="auto" w:fill="2E74B5" w:themeFill="accent1" w:themeFillShade="BF"/>
          </w:tcPr>
          <w:p w14:paraId="32459CB8" w14:textId="77777777" w:rsidR="00551773" w:rsidRPr="002F5558" w:rsidRDefault="00551773" w:rsidP="00B13EE1">
            <w:pPr>
              <w:spacing w:before="2pt" w:after="2pt"/>
              <w:cnfStyle w:firstRow="0" w:lastRow="0" w:firstColumn="0" w:lastColumn="0" w:oddVBand="0" w:evenVBand="0" w:oddHBand="1" w:evenHBand="0" w:firstRowFirstColumn="0" w:firstRowLastColumn="0" w:lastRowFirstColumn="0" w:lastRowLastColumn="0"/>
              <w:rPr>
                <w:color w:val="FFFFFF" w:themeColor="background1"/>
                <w:sz w:val="18"/>
                <w:szCs w:val="18"/>
              </w:rPr>
            </w:pPr>
            <w:r w:rsidRPr="002F5558">
              <w:rPr>
                <w:rFonts w:eastAsia="Times New Roman" w:cs="Times New Roman"/>
                <w:b/>
                <w:bCs/>
                <w:color w:val="FFFFFF" w:themeColor="background1"/>
                <w:sz w:val="18"/>
                <w:szCs w:val="18"/>
              </w:rPr>
              <w:t>Capability Tags</w:t>
            </w:r>
          </w:p>
        </w:tc>
      </w:tr>
      <w:tr w:rsidR="00551773" w14:paraId="7BCC7B98" w14:textId="77777777" w:rsidTr="00933CB7">
        <w:trPr>
          <w:cnfStyle w:firstRow="0" w:lastRow="0" w:firstColumn="0" w:lastColumn="0" w:oddVBand="0" w:evenVBand="0" w:oddHBand="0" w:evenHBand="1" w:firstRowFirstColumn="0" w:firstRowLastColumn="0" w:lastRowFirstColumn="0" w:lastRowLastColumn="0"/>
          <w:trHeight w:val="369"/>
        </w:trPr>
        <w:tc>
          <w:tcPr>
            <w:cnfStyle w:firstRow="0" w:lastRow="0" w:firstColumn="0" w:lastColumn="0" w:oddVBand="1" w:evenVBand="0" w:oddHBand="0" w:evenHBand="0" w:firstRowFirstColumn="0" w:firstRowLastColumn="0" w:lastRowFirstColumn="0" w:lastRowLastColumn="0"/>
            <w:tcW w:w="72.25pt" w:type="dxa"/>
            <w:shd w:val="clear" w:color="auto" w:fill="FFFFFF" w:themeFill="background1"/>
          </w:tcPr>
          <w:p w14:paraId="370B78C5" w14:textId="77777777" w:rsidR="00551773" w:rsidRPr="008E1892" w:rsidRDefault="00551773" w:rsidP="00B13EE1">
            <w:pPr>
              <w:spacing w:before="2pt" w:after="2pt"/>
              <w:rPr>
                <w:sz w:val="18"/>
                <w:szCs w:val="18"/>
              </w:rPr>
            </w:pPr>
            <w:r w:rsidRPr="008E1892">
              <w:rPr>
                <w:rFonts w:eastAsia="Times New Roman" w:cs="Times New Roman"/>
                <w:sz w:val="18"/>
                <w:szCs w:val="18"/>
              </w:rPr>
              <w:t>Impact</w:t>
            </w:r>
          </w:p>
        </w:tc>
        <w:tc>
          <w:tcPr>
            <w:tcW w:w="170.25pt" w:type="dxa"/>
          </w:tcPr>
          <w:p w14:paraId="4E24FB60" w14:textId="77777777" w:rsidR="00551773" w:rsidRPr="008E1892" w:rsidRDefault="00551773" w:rsidP="00B13EE1">
            <w:pPr>
              <w:spacing w:before="2pt" w:after="2pt"/>
              <w:cnfStyle w:firstRow="0" w:lastRow="0" w:firstColumn="0" w:lastColumn="0" w:oddVBand="0" w:evenVBand="0" w:oddHBand="0" w:evenHBand="1" w:firstRowFirstColumn="0" w:firstRowLastColumn="0" w:lastRowFirstColumn="0" w:lastRowLastColumn="0"/>
              <w:rPr>
                <w:sz w:val="18"/>
                <w:szCs w:val="18"/>
              </w:rPr>
            </w:pPr>
            <w:r w:rsidRPr="008E1892">
              <w:rPr>
                <w:rFonts w:eastAsia="Times New Roman" w:cs="Times New Roman"/>
                <w:sz w:val="18"/>
                <w:szCs w:val="18"/>
              </w:rPr>
              <w:t xml:space="preserve">+ </w:t>
            </w:r>
            <w:proofErr w:type="gramStart"/>
            <w:r w:rsidRPr="008E1892">
              <w:rPr>
                <w:rFonts w:eastAsia="Times New Roman" w:cs="Times New Roman"/>
                <w:sz w:val="18"/>
                <w:szCs w:val="18"/>
              </w:rPr>
              <w:t>Impact  |</w:t>
            </w:r>
            <w:proofErr w:type="gramEnd"/>
            <w:r w:rsidRPr="008E1892">
              <w:rPr>
                <w:rFonts w:eastAsia="Times New Roman" w:cs="Times New Roman"/>
                <w:sz w:val="18"/>
                <w:szCs w:val="18"/>
              </w:rPr>
              <w:t xml:space="preserve">  + Host-Interaction</w:t>
            </w:r>
          </w:p>
        </w:tc>
      </w:tr>
      <w:tr w:rsidR="00551773" w14:paraId="0C5F78FB" w14:textId="77777777" w:rsidTr="00933CB7">
        <w:trPr>
          <w:cnfStyle w:firstRow="0" w:lastRow="0" w:firstColumn="0" w:lastColumn="0" w:oddVBand="0" w:evenVBand="0" w:oddHBand="1" w:evenHBand="0" w:firstRowFirstColumn="0" w:firstRowLastColumn="0" w:lastRowFirstColumn="0" w:lastRowLastColumn="0"/>
          <w:trHeight w:val="369"/>
        </w:trPr>
        <w:tc>
          <w:tcPr>
            <w:cnfStyle w:firstRow="0" w:lastRow="0" w:firstColumn="0" w:lastColumn="0" w:oddVBand="1" w:evenVBand="0" w:oddHBand="0" w:evenHBand="0" w:firstRowFirstColumn="0" w:firstRowLastColumn="0" w:lastRowFirstColumn="0" w:lastRowLastColumn="0"/>
            <w:tcW w:w="72.25pt" w:type="dxa"/>
          </w:tcPr>
          <w:p w14:paraId="6EAE81BC" w14:textId="77777777" w:rsidR="00551773" w:rsidRPr="008E1892" w:rsidRDefault="00551773" w:rsidP="00B13EE1">
            <w:pPr>
              <w:spacing w:before="2pt" w:after="2pt"/>
              <w:rPr>
                <w:sz w:val="18"/>
                <w:szCs w:val="18"/>
              </w:rPr>
            </w:pPr>
            <w:r w:rsidRPr="008E1892">
              <w:rPr>
                <w:rFonts w:eastAsia="Times New Roman" w:cs="Times New Roman"/>
                <w:sz w:val="18"/>
                <w:szCs w:val="18"/>
              </w:rPr>
              <w:t>Linking</w:t>
            </w:r>
          </w:p>
        </w:tc>
        <w:tc>
          <w:tcPr>
            <w:tcW w:w="170.25pt" w:type="dxa"/>
          </w:tcPr>
          <w:p w14:paraId="37B3EB87" w14:textId="77777777" w:rsidR="00551773" w:rsidRPr="008E1892" w:rsidRDefault="00551773" w:rsidP="00B13EE1">
            <w:pPr>
              <w:spacing w:before="2pt" w:after="2pt"/>
              <w:cnfStyle w:firstRow="0" w:lastRow="0" w:firstColumn="0" w:lastColumn="0" w:oddVBand="0" w:evenVBand="0" w:oddHBand="1" w:evenHBand="0" w:firstRowFirstColumn="0" w:firstRowLastColumn="0" w:lastRowFirstColumn="0" w:lastRowLastColumn="0"/>
              <w:rPr>
                <w:sz w:val="18"/>
                <w:szCs w:val="18"/>
              </w:rPr>
            </w:pPr>
            <w:r w:rsidRPr="008E1892">
              <w:rPr>
                <w:rFonts w:eastAsia="Times New Roman" w:cs="Times New Roman"/>
                <w:sz w:val="18"/>
                <w:szCs w:val="18"/>
              </w:rPr>
              <w:t>+ Linking</w:t>
            </w:r>
          </w:p>
        </w:tc>
      </w:tr>
    </w:tbl>
    <w:p w14:paraId="4F1DFA77" w14:textId="5F505B70" w:rsidR="004C74EB" w:rsidRPr="00E15413" w:rsidRDefault="004C74EB" w:rsidP="004C74EB">
      <w:pPr>
        <w:spacing w:before="3pt" w:after="1pt"/>
        <w:jc w:val="both"/>
        <w:rPr>
          <w:rFonts w:eastAsia="Times New Roman"/>
          <w:b/>
          <w:bCs/>
        </w:rPr>
      </w:pPr>
      <w:r w:rsidRPr="00E15413">
        <w:rPr>
          <w:rFonts w:eastAsia="Times New Roman"/>
          <w:b/>
          <w:bCs/>
        </w:rPr>
        <w:t>Process Tree / Execution Cycle:</w:t>
      </w:r>
    </w:p>
    <w:tbl>
      <w:tblPr>
        <w:tblStyle w:val="LightGrid-Accent1"/>
        <w:tblW w:w="242.50pt" w:type="dxa"/>
        <w:tblLook w:firstRow="1" w:lastRow="0" w:firstColumn="1" w:lastColumn="0" w:noHBand="0" w:noVBand="1"/>
      </w:tblPr>
      <w:tblGrid>
        <w:gridCol w:w="557"/>
        <w:gridCol w:w="2156"/>
        <w:gridCol w:w="2137"/>
      </w:tblGrid>
      <w:tr w:rsidR="004C74EB" w:rsidRPr="00087123" w14:paraId="795372F0" w14:textId="77777777" w:rsidTr="00933CB7">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shd w:val="clear" w:color="auto" w:fill="2E74B5" w:themeFill="accent1" w:themeFillShade="BF"/>
            <w:hideMark/>
          </w:tcPr>
          <w:p w14:paraId="4C1E75FB" w14:textId="77777777" w:rsidR="004C74EB" w:rsidRPr="00087123" w:rsidRDefault="004C74EB" w:rsidP="00B13EE1">
            <w:pPr>
              <w:spacing w:before="3pt" w:after="3pt"/>
              <w:jc w:val="start"/>
              <w:rPr>
                <w:rFonts w:ascii="Times New Roman" w:hAnsi="Times New Roman" w:cs="Times New Roman"/>
                <w:color w:val="FFFFFF" w:themeColor="background1"/>
                <w:sz w:val="18"/>
                <w:szCs w:val="18"/>
              </w:rPr>
            </w:pPr>
            <w:r w:rsidRPr="00087123">
              <w:rPr>
                <w:rFonts w:ascii="Times New Roman" w:hAnsi="Times New Roman" w:cs="Times New Roman"/>
                <w:color w:val="FFFFFF" w:themeColor="background1"/>
                <w:sz w:val="18"/>
                <w:szCs w:val="18"/>
              </w:rPr>
              <w:t>Step</w:t>
            </w:r>
          </w:p>
        </w:tc>
        <w:tc>
          <w:tcPr>
            <w:tcW w:w="107.80pt" w:type="dxa"/>
            <w:shd w:val="clear" w:color="auto" w:fill="2E74B5" w:themeFill="accent1" w:themeFillShade="BF"/>
            <w:hideMark/>
          </w:tcPr>
          <w:p w14:paraId="47A0F45A" w14:textId="77777777" w:rsidR="004C74EB" w:rsidRPr="00087123" w:rsidRDefault="004C74EB" w:rsidP="00B13EE1">
            <w:pPr>
              <w:spacing w:before="3pt" w:after="3pt"/>
              <w:jc w:val="start"/>
              <w:cnfStyle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18"/>
                <w:szCs w:val="18"/>
              </w:rPr>
            </w:pPr>
            <w:r w:rsidRPr="00087123">
              <w:rPr>
                <w:rFonts w:ascii="Times New Roman" w:hAnsi="Times New Roman" w:cs="Times New Roman"/>
                <w:color w:val="FFFFFF" w:themeColor="background1"/>
                <w:sz w:val="18"/>
                <w:szCs w:val="18"/>
              </w:rPr>
              <w:t>Process</w:t>
            </w:r>
          </w:p>
        </w:tc>
        <w:tc>
          <w:tcPr>
            <w:tcW w:w="106.85pt" w:type="dxa"/>
            <w:shd w:val="clear" w:color="auto" w:fill="2E74B5" w:themeFill="accent1" w:themeFillShade="BF"/>
            <w:hideMark/>
          </w:tcPr>
          <w:p w14:paraId="04CAF631" w14:textId="77777777" w:rsidR="004C74EB" w:rsidRPr="00087123" w:rsidRDefault="004C74EB" w:rsidP="00B13EE1">
            <w:pPr>
              <w:spacing w:before="3pt" w:after="3pt"/>
              <w:jc w:val="start"/>
              <w:cnfStyle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18"/>
                <w:szCs w:val="18"/>
              </w:rPr>
            </w:pPr>
            <w:r w:rsidRPr="00087123">
              <w:rPr>
                <w:rFonts w:ascii="Times New Roman" w:hAnsi="Times New Roman" w:cs="Times New Roman"/>
                <w:color w:val="FFFFFF" w:themeColor="background1"/>
                <w:sz w:val="18"/>
                <w:szCs w:val="18"/>
              </w:rPr>
              <w:t>What It Means</w:t>
            </w:r>
          </w:p>
        </w:tc>
      </w:tr>
      <w:tr w:rsidR="004C74EB" w:rsidRPr="00087123" w14:paraId="767BC327"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116D69C9" w14:textId="77777777" w:rsidR="004C74EB" w:rsidRPr="00087123" w:rsidRDefault="004C74EB" w:rsidP="00B13EE1">
            <w:pPr>
              <w:spacing w:before="3pt" w:after="3pt"/>
              <w:rPr>
                <w:rFonts w:ascii="Times New Roman" w:hAnsi="Times New Roman" w:cs="Times New Roman"/>
                <w:b w:val="0"/>
                <w:bCs w:val="0"/>
                <w:sz w:val="18"/>
                <w:szCs w:val="18"/>
              </w:rPr>
            </w:pPr>
            <w:r w:rsidRPr="00087123">
              <w:rPr>
                <w:rFonts w:ascii="Times New Roman" w:hAnsi="Times New Roman" w:cs="Times New Roman"/>
                <w:b w:val="0"/>
                <w:bCs w:val="0"/>
                <w:sz w:val="18"/>
                <w:szCs w:val="18"/>
              </w:rPr>
              <w:t>1</w:t>
            </w:r>
          </w:p>
        </w:tc>
        <w:tc>
          <w:tcPr>
            <w:tcW w:w="107.80pt" w:type="dxa"/>
            <w:hideMark/>
          </w:tcPr>
          <w:p w14:paraId="2D7FFC98" w14:textId="77777777" w:rsidR="004C74EB" w:rsidRPr="00087123"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087123">
              <w:rPr>
                <w:rFonts w:cs="Times New Roman"/>
                <w:sz w:val="18"/>
                <w:szCs w:val="18"/>
              </w:rPr>
              <w:t>%SAMPLEPATH%</w:t>
            </w:r>
          </w:p>
        </w:tc>
        <w:tc>
          <w:tcPr>
            <w:tcW w:w="106.85pt" w:type="dxa"/>
            <w:hideMark/>
          </w:tcPr>
          <w:p w14:paraId="220A0C04" w14:textId="77777777" w:rsidR="004C74EB" w:rsidRPr="00087123"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087123">
              <w:rPr>
                <w:rFonts w:cs="Times New Roman"/>
                <w:sz w:val="18"/>
                <w:szCs w:val="18"/>
              </w:rPr>
              <w:t>Payload execution</w:t>
            </w:r>
          </w:p>
        </w:tc>
      </w:tr>
      <w:tr w:rsidR="004C74EB" w:rsidRPr="00087123" w14:paraId="10E76E27"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04FA96DF" w14:textId="77777777" w:rsidR="004C74EB" w:rsidRPr="00087123" w:rsidRDefault="004C74EB" w:rsidP="00B13EE1">
            <w:pPr>
              <w:spacing w:before="3pt" w:after="3pt"/>
              <w:rPr>
                <w:rFonts w:ascii="Times New Roman" w:hAnsi="Times New Roman" w:cs="Times New Roman"/>
                <w:b w:val="0"/>
                <w:bCs w:val="0"/>
                <w:sz w:val="18"/>
                <w:szCs w:val="18"/>
              </w:rPr>
            </w:pPr>
            <w:r w:rsidRPr="00087123">
              <w:rPr>
                <w:rFonts w:ascii="Times New Roman" w:hAnsi="Times New Roman" w:cs="Times New Roman"/>
                <w:b w:val="0"/>
                <w:bCs w:val="0"/>
                <w:sz w:val="18"/>
                <w:szCs w:val="18"/>
              </w:rPr>
              <w:t>2</w:t>
            </w:r>
          </w:p>
        </w:tc>
        <w:tc>
          <w:tcPr>
            <w:tcW w:w="107.80pt" w:type="dxa"/>
            <w:hideMark/>
          </w:tcPr>
          <w:p w14:paraId="1C7AAB7A" w14:textId="77777777" w:rsidR="004C74EB" w:rsidRPr="00087123"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087123">
              <w:rPr>
                <w:rFonts w:cs="Times New Roman"/>
                <w:sz w:val="18"/>
                <w:szCs w:val="18"/>
              </w:rPr>
              <w:t>Temp\tmpwgwaakzc.exe</w:t>
            </w:r>
          </w:p>
        </w:tc>
        <w:tc>
          <w:tcPr>
            <w:tcW w:w="106.85pt" w:type="dxa"/>
            <w:hideMark/>
          </w:tcPr>
          <w:p w14:paraId="29111F38" w14:textId="77777777" w:rsidR="004C74EB" w:rsidRPr="00087123"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087123">
              <w:rPr>
                <w:rFonts w:cs="Times New Roman"/>
                <w:sz w:val="18"/>
                <w:szCs w:val="18"/>
              </w:rPr>
              <w:t>Temp file drop</w:t>
            </w:r>
          </w:p>
        </w:tc>
      </w:tr>
      <w:tr w:rsidR="004C74EB" w:rsidRPr="00087123" w14:paraId="2418FF59"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19799A99" w14:textId="77777777" w:rsidR="004C74EB" w:rsidRPr="00087123" w:rsidRDefault="004C74EB" w:rsidP="00B13EE1">
            <w:pPr>
              <w:spacing w:before="3pt" w:after="3pt"/>
              <w:rPr>
                <w:rFonts w:ascii="Times New Roman" w:hAnsi="Times New Roman" w:cs="Times New Roman"/>
                <w:b w:val="0"/>
                <w:bCs w:val="0"/>
                <w:sz w:val="18"/>
                <w:szCs w:val="18"/>
              </w:rPr>
            </w:pPr>
            <w:r w:rsidRPr="00087123">
              <w:rPr>
                <w:rFonts w:ascii="Times New Roman" w:hAnsi="Times New Roman" w:cs="Times New Roman"/>
                <w:b w:val="0"/>
                <w:bCs w:val="0"/>
                <w:sz w:val="18"/>
                <w:szCs w:val="18"/>
              </w:rPr>
              <w:t>3</w:t>
            </w:r>
          </w:p>
        </w:tc>
        <w:tc>
          <w:tcPr>
            <w:tcW w:w="107.80pt" w:type="dxa"/>
            <w:hideMark/>
          </w:tcPr>
          <w:p w14:paraId="692C9D8C" w14:textId="77777777" w:rsidR="004C74EB" w:rsidRPr="00087123"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087123">
              <w:rPr>
                <w:rFonts w:cs="Times New Roman"/>
                <w:sz w:val="18"/>
                <w:szCs w:val="18"/>
              </w:rPr>
              <w:t xml:space="preserve">cmd.exe net stop </w:t>
            </w:r>
            <w:proofErr w:type="spellStart"/>
            <w:r w:rsidRPr="00087123">
              <w:rPr>
                <w:rFonts w:cs="Times New Roman"/>
                <w:sz w:val="18"/>
                <w:szCs w:val="18"/>
              </w:rPr>
              <w:t>VeeamDeploymentService</w:t>
            </w:r>
            <w:proofErr w:type="spellEnd"/>
          </w:p>
        </w:tc>
        <w:tc>
          <w:tcPr>
            <w:tcW w:w="106.85pt" w:type="dxa"/>
            <w:hideMark/>
          </w:tcPr>
          <w:p w14:paraId="6FA4E603" w14:textId="77777777" w:rsidR="004C74EB" w:rsidRPr="00087123"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087123">
              <w:rPr>
                <w:rFonts w:cs="Times New Roman"/>
                <w:sz w:val="18"/>
                <w:szCs w:val="18"/>
              </w:rPr>
              <w:t>Stops backup service</w:t>
            </w:r>
          </w:p>
        </w:tc>
      </w:tr>
      <w:tr w:rsidR="004C74EB" w:rsidRPr="00087123" w14:paraId="5619FA89"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6E08AF5A" w14:textId="77777777" w:rsidR="004C74EB" w:rsidRPr="00087123" w:rsidRDefault="004C74EB" w:rsidP="00B13EE1">
            <w:pPr>
              <w:spacing w:before="3pt" w:after="3pt"/>
              <w:rPr>
                <w:rFonts w:ascii="Times New Roman" w:hAnsi="Times New Roman" w:cs="Times New Roman"/>
                <w:b w:val="0"/>
                <w:bCs w:val="0"/>
                <w:sz w:val="18"/>
                <w:szCs w:val="18"/>
              </w:rPr>
            </w:pPr>
            <w:r w:rsidRPr="00087123">
              <w:rPr>
                <w:rFonts w:ascii="Times New Roman" w:hAnsi="Times New Roman" w:cs="Times New Roman"/>
                <w:b w:val="0"/>
                <w:bCs w:val="0"/>
                <w:sz w:val="18"/>
                <w:szCs w:val="18"/>
              </w:rPr>
              <w:t>4</w:t>
            </w:r>
          </w:p>
        </w:tc>
        <w:tc>
          <w:tcPr>
            <w:tcW w:w="107.80pt" w:type="dxa"/>
            <w:hideMark/>
          </w:tcPr>
          <w:p w14:paraId="5E3C0E79" w14:textId="77777777" w:rsidR="004C74EB" w:rsidRPr="00087123"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proofErr w:type="gramStart"/>
            <w:r w:rsidRPr="00087123">
              <w:rPr>
                <w:rFonts w:cs="Times New Roman"/>
                <w:sz w:val="18"/>
                <w:szCs w:val="18"/>
              </w:rPr>
              <w:t>net stop</w:t>
            </w:r>
            <w:proofErr w:type="gramEnd"/>
            <w:r w:rsidRPr="00087123">
              <w:rPr>
                <w:rFonts w:cs="Times New Roman"/>
                <w:sz w:val="18"/>
                <w:szCs w:val="18"/>
              </w:rPr>
              <w:t xml:space="preserve"> </w:t>
            </w:r>
            <w:proofErr w:type="spellStart"/>
            <w:r w:rsidRPr="00087123">
              <w:rPr>
                <w:rFonts w:cs="Times New Roman"/>
                <w:sz w:val="18"/>
                <w:szCs w:val="18"/>
              </w:rPr>
              <w:t>VeeamDeploymentService</w:t>
            </w:r>
            <w:proofErr w:type="spellEnd"/>
          </w:p>
        </w:tc>
        <w:tc>
          <w:tcPr>
            <w:tcW w:w="106.85pt" w:type="dxa"/>
            <w:hideMark/>
          </w:tcPr>
          <w:p w14:paraId="41041EAF" w14:textId="77777777" w:rsidR="004C74EB" w:rsidRPr="00087123"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087123">
              <w:rPr>
                <w:rFonts w:cs="Times New Roman"/>
                <w:sz w:val="18"/>
                <w:szCs w:val="18"/>
              </w:rPr>
              <w:t>Confirms stop</w:t>
            </w:r>
          </w:p>
        </w:tc>
      </w:tr>
      <w:tr w:rsidR="004C74EB" w:rsidRPr="00087123" w14:paraId="148F32C6"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3DAD473D" w14:textId="77777777" w:rsidR="004C74EB" w:rsidRPr="00087123" w:rsidRDefault="004C74EB" w:rsidP="00B13EE1">
            <w:pPr>
              <w:spacing w:before="3pt" w:after="3pt"/>
              <w:rPr>
                <w:rFonts w:ascii="Times New Roman" w:hAnsi="Times New Roman" w:cs="Times New Roman"/>
                <w:b w:val="0"/>
                <w:bCs w:val="0"/>
                <w:sz w:val="18"/>
                <w:szCs w:val="18"/>
              </w:rPr>
            </w:pPr>
            <w:r w:rsidRPr="00087123">
              <w:rPr>
                <w:rFonts w:ascii="Times New Roman" w:hAnsi="Times New Roman" w:cs="Times New Roman"/>
                <w:b w:val="0"/>
                <w:bCs w:val="0"/>
                <w:sz w:val="18"/>
                <w:szCs w:val="18"/>
              </w:rPr>
              <w:t>5</w:t>
            </w:r>
          </w:p>
        </w:tc>
        <w:tc>
          <w:tcPr>
            <w:tcW w:w="107.80pt" w:type="dxa"/>
            <w:hideMark/>
          </w:tcPr>
          <w:p w14:paraId="3B92D776" w14:textId="77777777" w:rsidR="004C74EB" w:rsidRPr="00087123"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087123">
              <w:rPr>
                <w:rFonts w:cs="Times New Roman"/>
                <w:sz w:val="18"/>
                <w:szCs w:val="18"/>
              </w:rPr>
              <w:t xml:space="preserve">net1 stop </w:t>
            </w:r>
            <w:proofErr w:type="spellStart"/>
            <w:r w:rsidRPr="00087123">
              <w:rPr>
                <w:rFonts w:cs="Times New Roman"/>
                <w:sz w:val="18"/>
                <w:szCs w:val="18"/>
              </w:rPr>
              <w:t>VeeamDeploymentService</w:t>
            </w:r>
            <w:proofErr w:type="spellEnd"/>
          </w:p>
        </w:tc>
        <w:tc>
          <w:tcPr>
            <w:tcW w:w="106.85pt" w:type="dxa"/>
            <w:hideMark/>
          </w:tcPr>
          <w:p w14:paraId="0B609DB7" w14:textId="77777777" w:rsidR="004C74EB" w:rsidRPr="00087123"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087123">
              <w:rPr>
                <w:rFonts w:cs="Times New Roman"/>
                <w:sz w:val="18"/>
                <w:szCs w:val="18"/>
              </w:rPr>
              <w:t>Double confirm</w:t>
            </w:r>
          </w:p>
        </w:tc>
      </w:tr>
      <w:tr w:rsidR="004C74EB" w:rsidRPr="00087123" w14:paraId="781D8721"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549B9FBC" w14:textId="77777777" w:rsidR="004C74EB" w:rsidRPr="00087123" w:rsidRDefault="004C74EB" w:rsidP="00B13EE1">
            <w:pPr>
              <w:spacing w:before="3pt" w:after="3pt"/>
              <w:rPr>
                <w:rFonts w:ascii="Times New Roman" w:hAnsi="Times New Roman" w:cs="Times New Roman"/>
                <w:b w:val="0"/>
                <w:bCs w:val="0"/>
                <w:sz w:val="18"/>
                <w:szCs w:val="18"/>
              </w:rPr>
            </w:pPr>
            <w:r w:rsidRPr="00087123">
              <w:rPr>
                <w:rFonts w:ascii="Times New Roman" w:hAnsi="Times New Roman" w:cs="Times New Roman"/>
                <w:b w:val="0"/>
                <w:bCs w:val="0"/>
                <w:sz w:val="18"/>
                <w:szCs w:val="18"/>
              </w:rPr>
              <w:t>6</w:t>
            </w:r>
          </w:p>
        </w:tc>
        <w:tc>
          <w:tcPr>
            <w:tcW w:w="107.80pt" w:type="dxa"/>
            <w:hideMark/>
          </w:tcPr>
          <w:p w14:paraId="714BC5E9" w14:textId="77777777" w:rsidR="004C74EB" w:rsidRPr="00087123"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087123">
              <w:rPr>
                <w:rFonts w:cs="Times New Roman"/>
                <w:sz w:val="18"/>
                <w:szCs w:val="18"/>
              </w:rPr>
              <w:t xml:space="preserve">cmd.exe net stop </w:t>
            </w:r>
            <w:proofErr w:type="spellStart"/>
            <w:r w:rsidRPr="00087123">
              <w:rPr>
                <w:rFonts w:cs="Times New Roman"/>
                <w:sz w:val="18"/>
                <w:szCs w:val="18"/>
              </w:rPr>
              <w:t>swi_update</w:t>
            </w:r>
            <w:proofErr w:type="spellEnd"/>
          </w:p>
        </w:tc>
        <w:tc>
          <w:tcPr>
            <w:tcW w:w="106.85pt" w:type="dxa"/>
            <w:hideMark/>
          </w:tcPr>
          <w:p w14:paraId="02F47AF4" w14:textId="77777777" w:rsidR="004C74EB" w:rsidRPr="00087123"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087123">
              <w:rPr>
                <w:rFonts w:cs="Times New Roman"/>
                <w:sz w:val="18"/>
                <w:szCs w:val="18"/>
              </w:rPr>
              <w:t>Stops updates</w:t>
            </w:r>
          </w:p>
        </w:tc>
      </w:tr>
      <w:tr w:rsidR="004C74EB" w:rsidRPr="00087123" w14:paraId="39B113B7"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1FD5E871" w14:textId="77777777" w:rsidR="004C74EB" w:rsidRPr="00087123" w:rsidRDefault="004C74EB" w:rsidP="00B13EE1">
            <w:pPr>
              <w:spacing w:before="3pt" w:after="3pt"/>
              <w:rPr>
                <w:rFonts w:ascii="Times New Roman" w:hAnsi="Times New Roman" w:cs="Times New Roman"/>
                <w:b w:val="0"/>
                <w:bCs w:val="0"/>
                <w:sz w:val="18"/>
                <w:szCs w:val="18"/>
              </w:rPr>
            </w:pPr>
            <w:r w:rsidRPr="00087123">
              <w:rPr>
                <w:rFonts w:ascii="Times New Roman" w:hAnsi="Times New Roman" w:cs="Times New Roman"/>
                <w:b w:val="0"/>
                <w:bCs w:val="0"/>
                <w:sz w:val="18"/>
                <w:szCs w:val="18"/>
              </w:rPr>
              <w:t>7</w:t>
            </w:r>
          </w:p>
        </w:tc>
        <w:tc>
          <w:tcPr>
            <w:tcW w:w="107.80pt" w:type="dxa"/>
            <w:hideMark/>
          </w:tcPr>
          <w:p w14:paraId="6C42ED5F" w14:textId="77777777" w:rsidR="004C74EB" w:rsidRPr="00087123"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087123">
              <w:rPr>
                <w:rFonts w:cs="Times New Roman"/>
                <w:sz w:val="18"/>
                <w:szCs w:val="18"/>
              </w:rPr>
              <w:t xml:space="preserve">net stop </w:t>
            </w:r>
            <w:proofErr w:type="spellStart"/>
            <w:r w:rsidRPr="00087123">
              <w:rPr>
                <w:rFonts w:cs="Times New Roman"/>
                <w:sz w:val="18"/>
                <w:szCs w:val="18"/>
              </w:rPr>
              <w:t>swi_update</w:t>
            </w:r>
            <w:proofErr w:type="spellEnd"/>
          </w:p>
        </w:tc>
        <w:tc>
          <w:tcPr>
            <w:tcW w:w="106.85pt" w:type="dxa"/>
            <w:hideMark/>
          </w:tcPr>
          <w:p w14:paraId="5E9949CD" w14:textId="77777777" w:rsidR="004C74EB" w:rsidRPr="00087123"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087123">
              <w:rPr>
                <w:rFonts w:cs="Times New Roman"/>
                <w:sz w:val="18"/>
                <w:szCs w:val="18"/>
              </w:rPr>
              <w:t>Confirms stop</w:t>
            </w:r>
          </w:p>
        </w:tc>
      </w:tr>
      <w:tr w:rsidR="004C74EB" w:rsidRPr="00087123" w14:paraId="4E21254C"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594E2FF1" w14:textId="77777777" w:rsidR="004C74EB" w:rsidRPr="00087123" w:rsidRDefault="004C74EB" w:rsidP="00B13EE1">
            <w:pPr>
              <w:spacing w:before="3pt" w:after="3pt"/>
              <w:rPr>
                <w:rFonts w:ascii="Times New Roman" w:hAnsi="Times New Roman" w:cs="Times New Roman"/>
                <w:b w:val="0"/>
                <w:bCs w:val="0"/>
                <w:sz w:val="18"/>
                <w:szCs w:val="18"/>
              </w:rPr>
            </w:pPr>
            <w:r w:rsidRPr="00087123">
              <w:rPr>
                <w:rFonts w:ascii="Times New Roman" w:hAnsi="Times New Roman" w:cs="Times New Roman"/>
                <w:b w:val="0"/>
                <w:bCs w:val="0"/>
                <w:sz w:val="18"/>
                <w:szCs w:val="18"/>
              </w:rPr>
              <w:t>8</w:t>
            </w:r>
          </w:p>
        </w:tc>
        <w:tc>
          <w:tcPr>
            <w:tcW w:w="107.80pt" w:type="dxa"/>
            <w:hideMark/>
          </w:tcPr>
          <w:p w14:paraId="27920FF0" w14:textId="77777777" w:rsidR="004C74EB" w:rsidRPr="00087123"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087123">
              <w:rPr>
                <w:rFonts w:cs="Times New Roman"/>
                <w:sz w:val="18"/>
                <w:szCs w:val="18"/>
              </w:rPr>
              <w:t xml:space="preserve">net1 stop </w:t>
            </w:r>
            <w:proofErr w:type="spellStart"/>
            <w:r w:rsidRPr="00087123">
              <w:rPr>
                <w:rFonts w:cs="Times New Roman"/>
                <w:sz w:val="18"/>
                <w:szCs w:val="18"/>
              </w:rPr>
              <w:t>swi_update</w:t>
            </w:r>
            <w:proofErr w:type="spellEnd"/>
          </w:p>
        </w:tc>
        <w:tc>
          <w:tcPr>
            <w:tcW w:w="106.85pt" w:type="dxa"/>
            <w:hideMark/>
          </w:tcPr>
          <w:p w14:paraId="297A266E" w14:textId="77777777" w:rsidR="004C74EB" w:rsidRPr="00087123"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087123">
              <w:rPr>
                <w:rFonts w:cs="Times New Roman"/>
                <w:sz w:val="18"/>
                <w:szCs w:val="18"/>
              </w:rPr>
              <w:t>Double confirm</w:t>
            </w:r>
          </w:p>
        </w:tc>
      </w:tr>
      <w:tr w:rsidR="004C74EB" w:rsidRPr="00087123" w14:paraId="5B7AD771"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68A0BE8E" w14:textId="77777777" w:rsidR="004C74EB" w:rsidRPr="00087123" w:rsidRDefault="004C74EB" w:rsidP="00B13EE1">
            <w:pPr>
              <w:spacing w:before="3pt" w:after="3pt"/>
              <w:rPr>
                <w:rFonts w:ascii="Times New Roman" w:hAnsi="Times New Roman" w:cs="Times New Roman"/>
                <w:b w:val="0"/>
                <w:bCs w:val="0"/>
                <w:sz w:val="18"/>
                <w:szCs w:val="18"/>
              </w:rPr>
            </w:pPr>
            <w:r w:rsidRPr="00087123">
              <w:rPr>
                <w:rFonts w:ascii="Times New Roman" w:hAnsi="Times New Roman" w:cs="Times New Roman"/>
                <w:b w:val="0"/>
                <w:bCs w:val="0"/>
                <w:sz w:val="18"/>
                <w:szCs w:val="18"/>
              </w:rPr>
              <w:t>9</w:t>
            </w:r>
          </w:p>
        </w:tc>
        <w:tc>
          <w:tcPr>
            <w:tcW w:w="107.80pt" w:type="dxa"/>
            <w:hideMark/>
          </w:tcPr>
          <w:p w14:paraId="79BB47A4" w14:textId="77777777" w:rsidR="004C74EB" w:rsidRPr="00087123"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087123">
              <w:rPr>
                <w:rFonts w:cs="Times New Roman"/>
                <w:sz w:val="18"/>
                <w:szCs w:val="18"/>
              </w:rPr>
              <w:t xml:space="preserve">cmd.exe net stop </w:t>
            </w:r>
            <w:proofErr w:type="spellStart"/>
            <w:r w:rsidRPr="00087123">
              <w:rPr>
                <w:rFonts w:cs="Times New Roman"/>
                <w:sz w:val="18"/>
                <w:szCs w:val="18"/>
              </w:rPr>
              <w:t>MSSQLFDLauncher</w:t>
            </w:r>
            <w:proofErr w:type="spellEnd"/>
          </w:p>
        </w:tc>
        <w:tc>
          <w:tcPr>
            <w:tcW w:w="106.85pt" w:type="dxa"/>
            <w:hideMark/>
          </w:tcPr>
          <w:p w14:paraId="20B85AA9" w14:textId="77777777" w:rsidR="004C74EB" w:rsidRPr="00087123"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087123">
              <w:rPr>
                <w:rFonts w:cs="Times New Roman"/>
                <w:sz w:val="18"/>
                <w:szCs w:val="18"/>
              </w:rPr>
              <w:t>Stops SQL service</w:t>
            </w:r>
          </w:p>
        </w:tc>
      </w:tr>
      <w:tr w:rsidR="004C74EB" w:rsidRPr="00087123" w14:paraId="339E344F"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12A7DFEC" w14:textId="77777777" w:rsidR="004C74EB" w:rsidRPr="00087123" w:rsidRDefault="004C74EB" w:rsidP="00B13EE1">
            <w:pPr>
              <w:spacing w:before="3pt" w:after="3pt"/>
              <w:rPr>
                <w:rFonts w:ascii="Times New Roman" w:hAnsi="Times New Roman" w:cs="Times New Roman"/>
                <w:b w:val="0"/>
                <w:bCs w:val="0"/>
                <w:sz w:val="18"/>
                <w:szCs w:val="18"/>
              </w:rPr>
            </w:pPr>
            <w:r w:rsidRPr="00087123">
              <w:rPr>
                <w:rFonts w:ascii="Times New Roman" w:hAnsi="Times New Roman" w:cs="Times New Roman"/>
                <w:b w:val="0"/>
                <w:bCs w:val="0"/>
                <w:sz w:val="18"/>
                <w:szCs w:val="18"/>
              </w:rPr>
              <w:t>10</w:t>
            </w:r>
          </w:p>
        </w:tc>
        <w:tc>
          <w:tcPr>
            <w:tcW w:w="107.80pt" w:type="dxa"/>
            <w:hideMark/>
          </w:tcPr>
          <w:p w14:paraId="4D461A5B" w14:textId="77777777" w:rsidR="004C74EB" w:rsidRPr="00087123"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087123">
              <w:rPr>
                <w:rFonts w:cs="Times New Roman"/>
                <w:sz w:val="18"/>
                <w:szCs w:val="18"/>
              </w:rPr>
              <w:t xml:space="preserve">net/net1 stop </w:t>
            </w:r>
            <w:proofErr w:type="spellStart"/>
            <w:r w:rsidRPr="00087123">
              <w:rPr>
                <w:rFonts w:cs="Times New Roman"/>
                <w:sz w:val="18"/>
                <w:szCs w:val="18"/>
              </w:rPr>
              <w:t>MSSQLFDLauncher</w:t>
            </w:r>
            <w:proofErr w:type="spellEnd"/>
          </w:p>
        </w:tc>
        <w:tc>
          <w:tcPr>
            <w:tcW w:w="106.85pt" w:type="dxa"/>
            <w:hideMark/>
          </w:tcPr>
          <w:p w14:paraId="156DE2B0" w14:textId="77777777" w:rsidR="004C74EB" w:rsidRPr="00087123"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087123">
              <w:rPr>
                <w:rFonts w:cs="Times New Roman"/>
                <w:sz w:val="18"/>
                <w:szCs w:val="18"/>
              </w:rPr>
              <w:t>SQL fully stopped</w:t>
            </w:r>
          </w:p>
        </w:tc>
      </w:tr>
    </w:tbl>
    <w:p w14:paraId="0CD6B6E8" w14:textId="77777777" w:rsidR="00715787" w:rsidRDefault="00715787" w:rsidP="00715787">
      <w:pPr>
        <w:spacing w:before="3pt" w:after="1pt"/>
        <w:jc w:val="both"/>
        <w:rPr>
          <w:b/>
          <w:bCs/>
        </w:rPr>
      </w:pPr>
      <w:r>
        <w:rPr>
          <w:rFonts w:eastAsia="Times New Roman"/>
          <w:b/>
          <w:bCs/>
        </w:rPr>
        <w:t>Full Execution Cycle:</w:t>
      </w:r>
    </w:p>
    <w:p w14:paraId="2433965C" w14:textId="77777777" w:rsidR="00715787" w:rsidRDefault="00715787" w:rsidP="00715787">
      <w:pPr>
        <w:spacing w:before="1pt" w:after="3pt"/>
        <w:jc w:val="both"/>
      </w:pPr>
      <w:r>
        <w:rPr>
          <w:rFonts w:eastAsia="Times New Roman"/>
        </w:rPr>
        <w:t>Clop writes to %TEMP% folder (FILE-BASED)  →  Stops Veeam backup service using net + net1 (redundant termination)  →  Stops security update services  →  Stops Microsoft SQL Server (targets enterprise databases)  →  Mass exfiltration of database contents via file transfer platform exploits (cl0p^_-leaks Telegram channel)  →  Encrypts all files including database files (AES-128 + RSA)  →  Drops ransom note; directs victims to negotiation email</w:t>
      </w:r>
    </w:p>
    <w:p w14:paraId="6A1C041D" w14:textId="77777777" w:rsidR="00715787" w:rsidRDefault="00715787" w:rsidP="00715787">
      <w:pPr>
        <w:spacing w:before="3pt" w:after="1pt"/>
        <w:jc w:val="both"/>
        <w:rPr>
          <w:b/>
          <w:bCs/>
        </w:rPr>
      </w:pPr>
      <w:r>
        <w:rPr>
          <w:rFonts w:eastAsia="Times New Roman"/>
          <w:b/>
          <w:bCs/>
        </w:rPr>
        <w:t>Detection Insight (WOA-Based):</w:t>
      </w:r>
    </w:p>
    <w:p w14:paraId="4FD6AB52" w14:textId="77777777" w:rsidR="00715787" w:rsidRDefault="00715787" w:rsidP="00715787">
      <w:pPr>
        <w:spacing w:before="1pt" w:after="4pt"/>
        <w:jc w:val="both"/>
      </w:pPr>
      <w:r>
        <w:rPr>
          <w:rFonts w:eastAsia="Times New Roman"/>
        </w:rPr>
        <w:t xml:space="preserve">The Clop service termination pattern uses net stop and net1 stop to create backup security and database service failures which become detectable through system call monitoring and RAM analysis. The WOA feature selection process uses behavioral execution data from </w:t>
      </w:r>
      <w:proofErr w:type="spellStart"/>
      <w:r>
        <w:rPr>
          <w:rFonts w:eastAsia="Times New Roman"/>
        </w:rPr>
        <w:t>MalwareBazaar</w:t>
      </w:r>
      <w:proofErr w:type="spellEnd"/>
      <w:r>
        <w:rPr>
          <w:rFonts w:eastAsia="Times New Roman"/>
        </w:rPr>
        <w:t xml:space="preserve"> to identify </w:t>
      </w:r>
      <w:r>
        <w:rPr>
          <w:rFonts w:eastAsia="Times New Roman"/>
        </w:rPr>
        <w:t xml:space="preserve">repeated service-stop sequences which serve as maximum-weight indicators for Clop classification. The </w:t>
      </w:r>
      <w:proofErr w:type="spellStart"/>
      <w:r>
        <w:rPr>
          <w:rFonts w:eastAsia="Times New Roman"/>
        </w:rPr>
        <w:t>MOVEit</w:t>
      </w:r>
      <w:proofErr w:type="spellEnd"/>
      <w:r>
        <w:rPr>
          <w:rFonts w:eastAsia="Times New Roman"/>
        </w:rPr>
        <w:t>/</w:t>
      </w:r>
      <w:proofErr w:type="spellStart"/>
      <w:r>
        <w:rPr>
          <w:rFonts w:eastAsia="Times New Roman"/>
        </w:rPr>
        <w:t>GoAnywhere</w:t>
      </w:r>
      <w:proofErr w:type="spellEnd"/>
      <w:r>
        <w:rPr>
          <w:rFonts w:eastAsia="Times New Roman"/>
        </w:rPr>
        <w:t xml:space="preserve"> exploitation phase represents the primary detection opportunity, as mass exfiltration occurs before any encryption — making pre-encryption RAM monitoring essential for Clop double-extortion prevention.</w:t>
      </w:r>
    </w:p>
    <w:p w14:paraId="79773A02" w14:textId="77777777" w:rsidR="00715787" w:rsidRDefault="00715787" w:rsidP="00816AEB">
      <w:pPr>
        <w:pStyle w:val="Heading3"/>
        <w:numPr>
          <w:ilvl w:val="0"/>
          <w:numId w:val="37"/>
        </w:numPr>
        <w:tabs>
          <w:tab w:val="start" w:pos="36pt"/>
        </w:tabs>
        <w:ind w:start="18pt"/>
        <w:rPr>
          <w:b/>
          <w:bCs/>
          <w:i w:val="0"/>
          <w:iCs w:val="0"/>
        </w:rPr>
      </w:pPr>
      <w:r>
        <w:rPr>
          <w:b/>
          <w:bCs/>
          <w:i w:val="0"/>
          <w:iCs w:val="0"/>
        </w:rPr>
        <w:t>DarkSide</w:t>
      </w:r>
    </w:p>
    <w:p w14:paraId="6DF95B08" w14:textId="77777777" w:rsidR="00715787" w:rsidRDefault="00715787" w:rsidP="00715787">
      <w:pPr>
        <w:spacing w:before="2pt" w:after="2pt"/>
        <w:jc w:val="both"/>
      </w:pPr>
      <w:r>
        <w:rPr>
          <w:rFonts w:eastAsia="Times New Roman"/>
          <w:i/>
          <w:iCs/>
        </w:rPr>
        <w:t xml:space="preserve">Source: </w:t>
      </w:r>
      <w:proofErr w:type="spellStart"/>
      <w:r>
        <w:rPr>
          <w:rFonts w:eastAsia="Times New Roman"/>
          <w:i/>
          <w:iCs/>
        </w:rPr>
        <w:t>MalwareBazaar</w:t>
      </w:r>
      <w:proofErr w:type="spellEnd"/>
      <w:r>
        <w:rPr>
          <w:rFonts w:eastAsia="Times New Roman"/>
          <w:i/>
          <w:iCs/>
        </w:rPr>
        <w:t xml:space="preserve"> / </w:t>
      </w:r>
      <w:proofErr w:type="spellStart"/>
      <w:r>
        <w:rPr>
          <w:rFonts w:eastAsia="Times New Roman"/>
          <w:i/>
          <w:iCs/>
        </w:rPr>
        <w:t>VirusTotal</w:t>
      </w:r>
      <w:proofErr w:type="spellEnd"/>
      <w:r>
        <w:rPr>
          <w:rFonts w:eastAsia="Times New Roman"/>
          <w:i/>
          <w:iCs/>
        </w:rPr>
        <w:t xml:space="preserve">     |     Type: File-Based Ransomware</w:t>
      </w:r>
    </w:p>
    <w:p w14:paraId="122628F0" w14:textId="77777777" w:rsidR="00715787" w:rsidRDefault="00715787" w:rsidP="00715787">
      <w:pPr>
        <w:spacing w:before="3pt" w:after="1pt"/>
        <w:jc w:val="both"/>
      </w:pPr>
      <w:r>
        <w:rPr>
          <w:rFonts w:eastAsia="Times New Roman"/>
        </w:rPr>
        <w:t>Description:</w:t>
      </w:r>
    </w:p>
    <w:p w14:paraId="5CFD295F" w14:textId="77777777" w:rsidR="00715787" w:rsidRDefault="00715787" w:rsidP="00715787">
      <w:pPr>
        <w:spacing w:before="1pt" w:after="3pt"/>
        <w:jc w:val="both"/>
      </w:pPr>
      <w:r>
        <w:rPr>
          <w:rFonts w:eastAsia="Times New Roman"/>
        </w:rPr>
        <w:t>The ransomware uses Windows Error Reporting (WerFault.exe x2) as its disguise to execute file-based attacks while it destroys backups through the targeted destruction of Volume Shadow Copies and it achieves faster file encryption through its usage of multiple worker processes. The Colonial Pipeline attack which occurred in 2021 resulted in 100GB of stolen data and created a six-day operational shutdown of essential US fuel infrastructure. The system functions as a RaaS platform that includes an affiliate program which shares profits with its partners.</w:t>
      </w:r>
    </w:p>
    <w:p w14:paraId="7A74A8FA" w14:textId="77290577" w:rsidR="004C74EB" w:rsidRPr="00551773" w:rsidRDefault="00715787" w:rsidP="00715787">
      <w:pPr>
        <w:spacing w:before="3pt" w:after="1pt"/>
        <w:jc w:val="both"/>
      </w:pPr>
      <w:r w:rsidRPr="00E15413">
        <w:rPr>
          <w:rFonts w:eastAsia="Times New Roman"/>
          <w:b/>
          <w:bCs/>
        </w:rPr>
        <w:t>Capabilities</w:t>
      </w:r>
      <w:r>
        <w:rPr>
          <w:rFonts w:eastAsia="Times New Roman"/>
        </w:rPr>
        <w:t>:</w:t>
      </w:r>
    </w:p>
    <w:tbl>
      <w:tblPr>
        <w:tblStyle w:val="LightGrid-Accent1"/>
        <w:tblW w:w="247pt" w:type="dxa"/>
        <w:tblLayout w:type="fixed"/>
        <w:tblLook w:firstRow="0" w:lastRow="0" w:firstColumn="0" w:lastColumn="0" w:noHBand="0" w:noVBand="0"/>
      </w:tblPr>
      <w:tblGrid>
        <w:gridCol w:w="1743"/>
        <w:gridCol w:w="3197"/>
      </w:tblGrid>
      <w:tr w:rsidR="00551773" w:rsidRPr="008E1892" w14:paraId="0CDF0D46" w14:textId="77777777" w:rsidTr="00933CB7">
        <w:trPr>
          <w:cnfStyle w:firstRow="0" w:lastRow="0" w:firstColumn="0" w:lastColumn="0" w:oddVBand="0" w:evenVBand="0" w:oddHBand="1" w:evenHBand="0" w:firstRowFirstColumn="0" w:firstRowLastColumn="0" w:lastRowFirstColumn="0" w:lastRowLastColumn="0"/>
          <w:trHeight w:val="26"/>
        </w:trPr>
        <w:tc>
          <w:tcPr>
            <w:cnfStyle w:firstRow="0" w:lastRow="0" w:firstColumn="0" w:lastColumn="0" w:oddVBand="1" w:evenVBand="0" w:oddHBand="0" w:evenHBand="0" w:firstRowFirstColumn="0" w:firstRowLastColumn="0" w:lastRowFirstColumn="0" w:lastRowLastColumn="0"/>
            <w:tcW w:w="87.15pt" w:type="dxa"/>
            <w:shd w:val="clear" w:color="auto" w:fill="2E74B5" w:themeFill="accent1" w:themeFillShade="BF"/>
          </w:tcPr>
          <w:p w14:paraId="5295874E" w14:textId="77777777" w:rsidR="00551773" w:rsidRPr="002F5558" w:rsidRDefault="00551773" w:rsidP="00B13EE1">
            <w:pPr>
              <w:spacing w:before="2pt" w:after="2pt"/>
              <w:rPr>
                <w:color w:val="FFFFFF" w:themeColor="background1"/>
                <w:sz w:val="18"/>
                <w:szCs w:val="18"/>
              </w:rPr>
            </w:pPr>
            <w:r w:rsidRPr="002F5558">
              <w:rPr>
                <w:rFonts w:eastAsia="Times New Roman" w:cs="Times New Roman"/>
                <w:b/>
                <w:bCs/>
                <w:color w:val="FFFFFF" w:themeColor="background1"/>
                <w:sz w:val="18"/>
                <w:szCs w:val="18"/>
              </w:rPr>
              <w:t>Category</w:t>
            </w:r>
          </w:p>
        </w:tc>
        <w:tc>
          <w:tcPr>
            <w:tcW w:w="159.85pt" w:type="dxa"/>
            <w:shd w:val="clear" w:color="auto" w:fill="2E74B5" w:themeFill="accent1" w:themeFillShade="BF"/>
          </w:tcPr>
          <w:p w14:paraId="4D749759" w14:textId="77777777" w:rsidR="00551773" w:rsidRPr="002F5558" w:rsidRDefault="00551773" w:rsidP="00B13EE1">
            <w:pPr>
              <w:spacing w:before="2pt" w:after="2pt"/>
              <w:cnfStyle w:firstRow="0" w:lastRow="0" w:firstColumn="0" w:lastColumn="0" w:oddVBand="0" w:evenVBand="0" w:oddHBand="1" w:evenHBand="0" w:firstRowFirstColumn="0" w:firstRowLastColumn="0" w:lastRowFirstColumn="0" w:lastRowLastColumn="0"/>
              <w:rPr>
                <w:color w:val="FFFFFF" w:themeColor="background1"/>
                <w:sz w:val="18"/>
                <w:szCs w:val="18"/>
              </w:rPr>
            </w:pPr>
            <w:r w:rsidRPr="002F5558">
              <w:rPr>
                <w:rFonts w:eastAsia="Times New Roman" w:cs="Times New Roman"/>
                <w:b/>
                <w:bCs/>
                <w:color w:val="FFFFFF" w:themeColor="background1"/>
                <w:sz w:val="18"/>
                <w:szCs w:val="18"/>
              </w:rPr>
              <w:t>Capability Tags</w:t>
            </w:r>
          </w:p>
        </w:tc>
      </w:tr>
      <w:tr w:rsidR="00551773" w:rsidRPr="008E1892" w14:paraId="78DF9922" w14:textId="77777777" w:rsidTr="00933CB7">
        <w:trPr>
          <w:cnfStyle w:firstRow="0" w:lastRow="0" w:firstColumn="0" w:lastColumn="0" w:oddVBand="0" w:evenVBand="0" w:oddHBand="0" w:evenHBand="1" w:firstRowFirstColumn="0" w:firstRowLastColumn="0" w:lastRowFirstColumn="0" w:lastRowLastColumn="0"/>
          <w:trHeight w:val="25"/>
        </w:trPr>
        <w:tc>
          <w:tcPr>
            <w:cnfStyle w:firstRow="0" w:lastRow="0" w:firstColumn="0" w:lastColumn="0" w:oddVBand="1" w:evenVBand="0" w:oddHBand="0" w:evenHBand="0" w:firstRowFirstColumn="0" w:firstRowLastColumn="0" w:lastRowFirstColumn="0" w:lastRowLastColumn="0"/>
            <w:tcW w:w="87.15pt" w:type="dxa"/>
            <w:shd w:val="clear" w:color="auto" w:fill="FFFFFF" w:themeFill="background1"/>
          </w:tcPr>
          <w:p w14:paraId="640CE509" w14:textId="77777777" w:rsidR="00551773" w:rsidRPr="00551773" w:rsidRDefault="00551773" w:rsidP="00B13EE1">
            <w:pPr>
              <w:spacing w:before="2pt" w:after="2pt"/>
              <w:rPr>
                <w:sz w:val="18"/>
                <w:szCs w:val="18"/>
              </w:rPr>
            </w:pPr>
            <w:r w:rsidRPr="00551773">
              <w:rPr>
                <w:rFonts w:eastAsia="Times New Roman" w:cs="Times New Roman"/>
                <w:sz w:val="18"/>
                <w:szCs w:val="18"/>
              </w:rPr>
              <w:t>Data Manipulation</w:t>
            </w:r>
          </w:p>
        </w:tc>
        <w:tc>
          <w:tcPr>
            <w:tcW w:w="159.85pt" w:type="dxa"/>
          </w:tcPr>
          <w:p w14:paraId="5DBB635C" w14:textId="77777777" w:rsidR="00551773" w:rsidRPr="008E1892" w:rsidRDefault="00551773" w:rsidP="00B13EE1">
            <w:pPr>
              <w:spacing w:before="2pt" w:after="2pt"/>
              <w:cnfStyle w:firstRow="0" w:lastRow="0" w:firstColumn="0" w:lastColumn="0" w:oddVBand="0" w:evenVBand="0" w:oddHBand="0" w:evenHBand="1" w:firstRowFirstColumn="0" w:firstRowLastColumn="0" w:lastRowFirstColumn="0" w:lastRowLastColumn="0"/>
              <w:rPr>
                <w:sz w:val="18"/>
                <w:szCs w:val="18"/>
              </w:rPr>
            </w:pPr>
            <w:r w:rsidRPr="008E1892">
              <w:rPr>
                <w:rFonts w:eastAsia="Times New Roman" w:cs="Times New Roman"/>
                <w:sz w:val="18"/>
                <w:szCs w:val="18"/>
              </w:rPr>
              <w:t>+ Data-</w:t>
            </w:r>
            <w:proofErr w:type="gramStart"/>
            <w:r w:rsidRPr="008E1892">
              <w:rPr>
                <w:rFonts w:eastAsia="Times New Roman" w:cs="Times New Roman"/>
                <w:sz w:val="18"/>
                <w:szCs w:val="18"/>
              </w:rPr>
              <w:t>Manipulation  |</w:t>
            </w:r>
            <w:proofErr w:type="gramEnd"/>
            <w:r w:rsidRPr="008E1892">
              <w:rPr>
                <w:rFonts w:eastAsia="Times New Roman" w:cs="Times New Roman"/>
                <w:sz w:val="18"/>
                <w:szCs w:val="18"/>
              </w:rPr>
              <w:t xml:space="preserve">  + Load-Code</w:t>
            </w:r>
          </w:p>
        </w:tc>
      </w:tr>
      <w:tr w:rsidR="00551773" w:rsidRPr="008E1892" w14:paraId="7AD2C3BC" w14:textId="77777777" w:rsidTr="00933CB7">
        <w:trPr>
          <w:cnfStyle w:firstRow="0" w:lastRow="0" w:firstColumn="0" w:lastColumn="0" w:oddVBand="0" w:evenVBand="0" w:oddHBand="1" w:evenHBand="0" w:firstRowFirstColumn="0" w:firstRowLastColumn="0" w:lastRowFirstColumn="0" w:lastRowLastColumn="0"/>
          <w:trHeight w:val="26"/>
        </w:trPr>
        <w:tc>
          <w:tcPr>
            <w:cnfStyle w:firstRow="0" w:lastRow="0" w:firstColumn="0" w:lastColumn="0" w:oddVBand="1" w:evenVBand="0" w:oddHBand="0" w:evenHBand="0" w:firstRowFirstColumn="0" w:firstRowLastColumn="0" w:lastRowFirstColumn="0" w:lastRowLastColumn="0"/>
            <w:tcW w:w="87.15pt" w:type="dxa"/>
          </w:tcPr>
          <w:p w14:paraId="3502AFF4" w14:textId="77777777" w:rsidR="00551773" w:rsidRPr="00551773" w:rsidRDefault="00551773" w:rsidP="00B13EE1">
            <w:pPr>
              <w:spacing w:before="2pt" w:after="2pt"/>
              <w:rPr>
                <w:sz w:val="18"/>
                <w:szCs w:val="18"/>
              </w:rPr>
            </w:pPr>
            <w:r w:rsidRPr="00551773">
              <w:rPr>
                <w:rFonts w:eastAsia="Times New Roman" w:cs="Times New Roman"/>
                <w:sz w:val="18"/>
                <w:szCs w:val="18"/>
              </w:rPr>
              <w:t>Host Interaction</w:t>
            </w:r>
          </w:p>
        </w:tc>
        <w:tc>
          <w:tcPr>
            <w:tcW w:w="159.85pt" w:type="dxa"/>
          </w:tcPr>
          <w:p w14:paraId="4324EE32" w14:textId="77777777" w:rsidR="00551773" w:rsidRPr="008E1892" w:rsidRDefault="00551773" w:rsidP="00B13EE1">
            <w:pPr>
              <w:spacing w:before="2pt" w:after="2pt"/>
              <w:cnfStyle w:firstRow="0" w:lastRow="0" w:firstColumn="0" w:lastColumn="0" w:oddVBand="0" w:evenVBand="0" w:oddHBand="1" w:evenHBand="0" w:firstRowFirstColumn="0" w:firstRowLastColumn="0" w:lastRowFirstColumn="0" w:lastRowLastColumn="0"/>
              <w:rPr>
                <w:sz w:val="18"/>
                <w:szCs w:val="18"/>
              </w:rPr>
            </w:pPr>
            <w:r w:rsidRPr="008E1892">
              <w:rPr>
                <w:rFonts w:eastAsia="Times New Roman" w:cs="Times New Roman"/>
                <w:sz w:val="18"/>
                <w:szCs w:val="18"/>
              </w:rPr>
              <w:t xml:space="preserve">+ </w:t>
            </w:r>
            <w:proofErr w:type="gramStart"/>
            <w:r w:rsidRPr="008E1892">
              <w:rPr>
                <w:rFonts w:eastAsia="Times New Roman" w:cs="Times New Roman"/>
                <w:sz w:val="18"/>
                <w:szCs w:val="18"/>
              </w:rPr>
              <w:t>Linking  |</w:t>
            </w:r>
            <w:proofErr w:type="gramEnd"/>
            <w:r w:rsidRPr="008E1892">
              <w:rPr>
                <w:rFonts w:eastAsia="Times New Roman" w:cs="Times New Roman"/>
                <w:sz w:val="18"/>
                <w:szCs w:val="18"/>
              </w:rPr>
              <w:t xml:space="preserve">  + Host-Interaction</w:t>
            </w:r>
          </w:p>
        </w:tc>
      </w:tr>
      <w:tr w:rsidR="00551773" w:rsidRPr="008E1892" w14:paraId="003AFDB8" w14:textId="77777777" w:rsidTr="00933CB7">
        <w:trPr>
          <w:cnfStyle w:firstRow="0" w:lastRow="0" w:firstColumn="0" w:lastColumn="0" w:oddVBand="0" w:evenVBand="0" w:oddHBand="0" w:evenHBand="1" w:firstRowFirstColumn="0" w:firstRowLastColumn="0" w:lastRowFirstColumn="0" w:lastRowLastColumn="0"/>
          <w:trHeight w:val="25"/>
        </w:trPr>
        <w:tc>
          <w:tcPr>
            <w:cnfStyle w:firstRow="0" w:lastRow="0" w:firstColumn="0" w:lastColumn="0" w:oddVBand="1" w:evenVBand="0" w:oddHBand="0" w:evenHBand="0" w:firstRowFirstColumn="0" w:firstRowLastColumn="0" w:lastRowFirstColumn="0" w:lastRowLastColumn="0"/>
            <w:tcW w:w="87.15pt" w:type="dxa"/>
            <w:shd w:val="clear" w:color="auto" w:fill="FFFFFF" w:themeFill="background1"/>
          </w:tcPr>
          <w:p w14:paraId="02ABFFC2" w14:textId="77777777" w:rsidR="00551773" w:rsidRPr="00551773" w:rsidRDefault="00551773" w:rsidP="00B13EE1">
            <w:pPr>
              <w:spacing w:before="2pt" w:after="2pt"/>
              <w:rPr>
                <w:sz w:val="18"/>
                <w:szCs w:val="18"/>
              </w:rPr>
            </w:pPr>
            <w:r w:rsidRPr="00551773">
              <w:rPr>
                <w:rFonts w:eastAsia="Times New Roman" w:cs="Times New Roman"/>
                <w:sz w:val="18"/>
                <w:szCs w:val="18"/>
              </w:rPr>
              <w:t>Anti-Analysis</w:t>
            </w:r>
          </w:p>
        </w:tc>
        <w:tc>
          <w:tcPr>
            <w:tcW w:w="159.85pt" w:type="dxa"/>
          </w:tcPr>
          <w:p w14:paraId="1B7F5DB7" w14:textId="77777777" w:rsidR="00551773" w:rsidRPr="008E1892" w:rsidRDefault="00551773" w:rsidP="00B13EE1">
            <w:pPr>
              <w:spacing w:before="2pt" w:after="2pt"/>
              <w:cnfStyle w:firstRow="0" w:lastRow="0" w:firstColumn="0" w:lastColumn="0" w:oddVBand="0" w:evenVBand="0" w:oddHBand="0" w:evenHBand="1" w:firstRowFirstColumn="0" w:firstRowLastColumn="0" w:lastRowFirstColumn="0" w:lastRowLastColumn="0"/>
              <w:rPr>
                <w:sz w:val="18"/>
                <w:szCs w:val="18"/>
              </w:rPr>
            </w:pPr>
            <w:r w:rsidRPr="008E1892">
              <w:rPr>
                <w:rFonts w:eastAsia="Times New Roman" w:cs="Times New Roman"/>
                <w:sz w:val="18"/>
                <w:szCs w:val="18"/>
              </w:rPr>
              <w:t>+ Anti-Analysis</w:t>
            </w:r>
          </w:p>
        </w:tc>
      </w:tr>
    </w:tbl>
    <w:p w14:paraId="41909B79" w14:textId="77777777" w:rsidR="004C74EB" w:rsidRPr="00E15413" w:rsidRDefault="004C74EB" w:rsidP="004C74EB">
      <w:pPr>
        <w:spacing w:before="3pt" w:after="1pt"/>
        <w:jc w:val="both"/>
        <w:rPr>
          <w:b/>
          <w:bCs/>
        </w:rPr>
      </w:pPr>
      <w:r w:rsidRPr="00E15413">
        <w:rPr>
          <w:rFonts w:eastAsia="Times New Roman"/>
          <w:b/>
          <w:bCs/>
        </w:rPr>
        <w:t>Process Tree / Execution Cycle:</w:t>
      </w:r>
    </w:p>
    <w:tbl>
      <w:tblPr>
        <w:tblStyle w:val="LightGrid-Accent1"/>
        <w:tblW w:w="247pt" w:type="dxa"/>
        <w:tblLook w:firstRow="1" w:lastRow="0" w:firstColumn="1" w:lastColumn="0" w:noHBand="0" w:noVBand="1"/>
      </w:tblPr>
      <w:tblGrid>
        <w:gridCol w:w="557"/>
        <w:gridCol w:w="1844"/>
        <w:gridCol w:w="2539"/>
      </w:tblGrid>
      <w:tr w:rsidR="004C74EB" w:rsidRPr="00087123" w14:paraId="57FA0A7D" w14:textId="77777777" w:rsidTr="00933CB7">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63A959DB" w14:textId="77777777" w:rsidR="004C74EB" w:rsidRPr="00087123" w:rsidRDefault="004C74EB" w:rsidP="00B13EE1">
            <w:pPr>
              <w:spacing w:before="3pt" w:after="3pt"/>
              <w:jc w:val="start"/>
              <w:rPr>
                <w:rFonts w:ascii="Times New Roman" w:hAnsi="Times New Roman" w:cs="Times New Roman"/>
                <w:sz w:val="18"/>
                <w:szCs w:val="18"/>
              </w:rPr>
            </w:pPr>
            <w:r w:rsidRPr="00087123">
              <w:rPr>
                <w:rFonts w:ascii="Times New Roman" w:hAnsi="Times New Roman" w:cs="Times New Roman"/>
                <w:sz w:val="18"/>
                <w:szCs w:val="18"/>
              </w:rPr>
              <w:t>Step</w:t>
            </w:r>
          </w:p>
        </w:tc>
        <w:tc>
          <w:tcPr>
            <w:tcW w:w="92.20pt" w:type="dxa"/>
            <w:hideMark/>
          </w:tcPr>
          <w:p w14:paraId="72E90BC9" w14:textId="77777777" w:rsidR="004C74EB" w:rsidRPr="00087123" w:rsidRDefault="004C74EB" w:rsidP="00B13EE1">
            <w:pPr>
              <w:spacing w:before="3pt" w:after="3pt"/>
              <w:jc w:val="start"/>
              <w:cnfStyle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87123">
              <w:rPr>
                <w:rFonts w:ascii="Times New Roman" w:hAnsi="Times New Roman" w:cs="Times New Roman"/>
                <w:sz w:val="18"/>
                <w:szCs w:val="18"/>
              </w:rPr>
              <w:t>Process</w:t>
            </w:r>
          </w:p>
        </w:tc>
        <w:tc>
          <w:tcPr>
            <w:tcW w:w="126.95pt" w:type="dxa"/>
            <w:hideMark/>
          </w:tcPr>
          <w:p w14:paraId="71760711" w14:textId="77777777" w:rsidR="004C74EB" w:rsidRPr="00087123" w:rsidRDefault="004C74EB" w:rsidP="00B13EE1">
            <w:pPr>
              <w:spacing w:before="3pt" w:after="3pt"/>
              <w:jc w:val="start"/>
              <w:cnfStyle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87123">
              <w:rPr>
                <w:rFonts w:ascii="Times New Roman" w:hAnsi="Times New Roman" w:cs="Times New Roman"/>
                <w:sz w:val="18"/>
                <w:szCs w:val="18"/>
              </w:rPr>
              <w:t>What It Means</w:t>
            </w:r>
          </w:p>
        </w:tc>
      </w:tr>
      <w:tr w:rsidR="004C74EB" w:rsidRPr="00087123" w14:paraId="56C508A0"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2E714C3B" w14:textId="77777777" w:rsidR="004C74EB" w:rsidRPr="00087123" w:rsidRDefault="004C74EB" w:rsidP="00B13EE1">
            <w:pPr>
              <w:spacing w:before="3pt" w:after="3pt"/>
              <w:rPr>
                <w:rFonts w:ascii="Times New Roman" w:hAnsi="Times New Roman" w:cs="Times New Roman"/>
                <w:b w:val="0"/>
                <w:bCs w:val="0"/>
                <w:sz w:val="18"/>
                <w:szCs w:val="18"/>
              </w:rPr>
            </w:pPr>
            <w:r w:rsidRPr="00087123">
              <w:rPr>
                <w:rFonts w:ascii="Times New Roman" w:hAnsi="Times New Roman" w:cs="Times New Roman"/>
                <w:b w:val="0"/>
                <w:bCs w:val="0"/>
                <w:sz w:val="18"/>
                <w:szCs w:val="18"/>
              </w:rPr>
              <w:t>1</w:t>
            </w:r>
          </w:p>
        </w:tc>
        <w:tc>
          <w:tcPr>
            <w:tcW w:w="92.20pt" w:type="dxa"/>
            <w:hideMark/>
          </w:tcPr>
          <w:p w14:paraId="4B863FB6" w14:textId="77777777" w:rsidR="004C74EB" w:rsidRPr="00087123"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087123">
              <w:rPr>
                <w:rFonts w:cs="Times New Roman"/>
                <w:sz w:val="18"/>
                <w:szCs w:val="18"/>
              </w:rPr>
              <w:t xml:space="preserve">svchost.exe -k </w:t>
            </w:r>
            <w:proofErr w:type="spellStart"/>
            <w:r w:rsidRPr="00087123">
              <w:rPr>
                <w:rFonts w:cs="Times New Roman"/>
                <w:sz w:val="18"/>
                <w:szCs w:val="18"/>
              </w:rPr>
              <w:t>WerSvcGroup</w:t>
            </w:r>
            <w:proofErr w:type="spellEnd"/>
          </w:p>
        </w:tc>
        <w:tc>
          <w:tcPr>
            <w:tcW w:w="126.95pt" w:type="dxa"/>
            <w:hideMark/>
          </w:tcPr>
          <w:p w14:paraId="7846FF82" w14:textId="77777777" w:rsidR="004C74EB" w:rsidRPr="00087123"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087123">
              <w:rPr>
                <w:rFonts w:cs="Times New Roman"/>
                <w:sz w:val="18"/>
                <w:szCs w:val="18"/>
              </w:rPr>
              <w:t>Service hijack</w:t>
            </w:r>
          </w:p>
        </w:tc>
      </w:tr>
      <w:tr w:rsidR="004C74EB" w:rsidRPr="00087123" w14:paraId="126B9834"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5FE8B944" w14:textId="77777777" w:rsidR="004C74EB" w:rsidRPr="00087123" w:rsidRDefault="004C74EB" w:rsidP="00B13EE1">
            <w:pPr>
              <w:spacing w:before="3pt" w:after="3pt"/>
              <w:rPr>
                <w:rFonts w:ascii="Times New Roman" w:hAnsi="Times New Roman" w:cs="Times New Roman"/>
                <w:b w:val="0"/>
                <w:bCs w:val="0"/>
                <w:sz w:val="18"/>
                <w:szCs w:val="18"/>
              </w:rPr>
            </w:pPr>
            <w:r w:rsidRPr="00087123">
              <w:rPr>
                <w:rFonts w:ascii="Times New Roman" w:hAnsi="Times New Roman" w:cs="Times New Roman"/>
                <w:b w:val="0"/>
                <w:bCs w:val="0"/>
                <w:sz w:val="18"/>
                <w:szCs w:val="18"/>
              </w:rPr>
              <w:t>2</w:t>
            </w:r>
          </w:p>
        </w:tc>
        <w:tc>
          <w:tcPr>
            <w:tcW w:w="92.20pt" w:type="dxa"/>
            <w:hideMark/>
          </w:tcPr>
          <w:p w14:paraId="7E18490E" w14:textId="77777777" w:rsidR="004C74EB" w:rsidRPr="00087123"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087123">
              <w:rPr>
                <w:rFonts w:cs="Times New Roman"/>
                <w:sz w:val="18"/>
                <w:szCs w:val="18"/>
              </w:rPr>
              <w:t>WerFault.exe -u -p 2812 -s 668</w:t>
            </w:r>
          </w:p>
        </w:tc>
        <w:tc>
          <w:tcPr>
            <w:tcW w:w="126.95pt" w:type="dxa"/>
            <w:hideMark/>
          </w:tcPr>
          <w:p w14:paraId="04B798BF" w14:textId="77777777" w:rsidR="004C74EB" w:rsidRPr="00087123"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087123">
              <w:rPr>
                <w:rFonts w:cs="Times New Roman"/>
                <w:sz w:val="18"/>
                <w:szCs w:val="18"/>
              </w:rPr>
              <w:t>Fake error trigger</w:t>
            </w:r>
          </w:p>
        </w:tc>
      </w:tr>
      <w:tr w:rsidR="004C74EB" w:rsidRPr="00087123" w14:paraId="0CF557CF"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44BABAF0" w14:textId="77777777" w:rsidR="004C74EB" w:rsidRPr="00087123" w:rsidRDefault="004C74EB" w:rsidP="00B13EE1">
            <w:pPr>
              <w:spacing w:before="3pt" w:after="3pt"/>
              <w:rPr>
                <w:rFonts w:ascii="Times New Roman" w:hAnsi="Times New Roman" w:cs="Times New Roman"/>
                <w:b w:val="0"/>
                <w:bCs w:val="0"/>
                <w:sz w:val="18"/>
                <w:szCs w:val="18"/>
              </w:rPr>
            </w:pPr>
            <w:r w:rsidRPr="00087123">
              <w:rPr>
                <w:rFonts w:ascii="Times New Roman" w:hAnsi="Times New Roman" w:cs="Times New Roman"/>
                <w:b w:val="0"/>
                <w:bCs w:val="0"/>
                <w:sz w:val="18"/>
                <w:szCs w:val="18"/>
              </w:rPr>
              <w:t>3</w:t>
            </w:r>
          </w:p>
        </w:tc>
        <w:tc>
          <w:tcPr>
            <w:tcW w:w="92.20pt" w:type="dxa"/>
            <w:hideMark/>
          </w:tcPr>
          <w:p w14:paraId="4AA25DEE" w14:textId="77777777" w:rsidR="004C74EB" w:rsidRPr="00087123"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087123">
              <w:rPr>
                <w:rFonts w:cs="Times New Roman"/>
                <w:sz w:val="18"/>
                <w:szCs w:val="18"/>
              </w:rPr>
              <w:t>WerFault.exe -u -p 2812 -s 672</w:t>
            </w:r>
          </w:p>
        </w:tc>
        <w:tc>
          <w:tcPr>
            <w:tcW w:w="126.95pt" w:type="dxa"/>
            <w:hideMark/>
          </w:tcPr>
          <w:p w14:paraId="51FA5E02" w14:textId="77777777" w:rsidR="004C74EB" w:rsidRPr="00087123"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087123">
              <w:rPr>
                <w:rFonts w:cs="Times New Roman"/>
                <w:sz w:val="18"/>
                <w:szCs w:val="18"/>
              </w:rPr>
              <w:t>Double disguise</w:t>
            </w:r>
          </w:p>
        </w:tc>
      </w:tr>
      <w:tr w:rsidR="004C74EB" w:rsidRPr="00087123" w14:paraId="3B44596D"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3B3654F3" w14:textId="77777777" w:rsidR="004C74EB" w:rsidRPr="00087123" w:rsidRDefault="004C74EB" w:rsidP="00B13EE1">
            <w:pPr>
              <w:spacing w:before="3pt" w:after="3pt"/>
              <w:rPr>
                <w:rFonts w:ascii="Times New Roman" w:hAnsi="Times New Roman" w:cs="Times New Roman"/>
                <w:b w:val="0"/>
                <w:bCs w:val="0"/>
                <w:sz w:val="18"/>
                <w:szCs w:val="18"/>
              </w:rPr>
            </w:pPr>
            <w:r w:rsidRPr="00087123">
              <w:rPr>
                <w:rFonts w:ascii="Times New Roman" w:hAnsi="Times New Roman" w:cs="Times New Roman"/>
                <w:b w:val="0"/>
                <w:bCs w:val="0"/>
                <w:sz w:val="18"/>
                <w:szCs w:val="18"/>
              </w:rPr>
              <w:t>4</w:t>
            </w:r>
          </w:p>
        </w:tc>
        <w:tc>
          <w:tcPr>
            <w:tcW w:w="92.20pt" w:type="dxa"/>
            <w:hideMark/>
          </w:tcPr>
          <w:p w14:paraId="2E65C353" w14:textId="77777777" w:rsidR="004C74EB" w:rsidRPr="00087123"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087123">
              <w:rPr>
                <w:rFonts w:cs="Times New Roman"/>
                <w:sz w:val="18"/>
                <w:szCs w:val="18"/>
              </w:rPr>
              <w:t>wmiadap.exe /F /T /R</w:t>
            </w:r>
          </w:p>
        </w:tc>
        <w:tc>
          <w:tcPr>
            <w:tcW w:w="126.95pt" w:type="dxa"/>
            <w:hideMark/>
          </w:tcPr>
          <w:p w14:paraId="110300DA" w14:textId="77777777" w:rsidR="004C74EB" w:rsidRPr="00087123"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087123">
              <w:rPr>
                <w:rFonts w:cs="Times New Roman"/>
                <w:sz w:val="18"/>
                <w:szCs w:val="18"/>
              </w:rPr>
              <w:t>WMI scan</w:t>
            </w:r>
          </w:p>
        </w:tc>
      </w:tr>
      <w:tr w:rsidR="004C74EB" w:rsidRPr="00087123" w14:paraId="00C1E94B"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48278735" w14:textId="77777777" w:rsidR="004C74EB" w:rsidRPr="00087123" w:rsidRDefault="004C74EB" w:rsidP="00B13EE1">
            <w:pPr>
              <w:spacing w:before="3pt" w:after="3pt"/>
              <w:rPr>
                <w:rFonts w:ascii="Times New Roman" w:hAnsi="Times New Roman" w:cs="Times New Roman"/>
                <w:b w:val="0"/>
                <w:bCs w:val="0"/>
                <w:sz w:val="18"/>
                <w:szCs w:val="18"/>
              </w:rPr>
            </w:pPr>
            <w:r w:rsidRPr="00087123">
              <w:rPr>
                <w:rFonts w:ascii="Times New Roman" w:hAnsi="Times New Roman" w:cs="Times New Roman"/>
                <w:b w:val="0"/>
                <w:bCs w:val="0"/>
                <w:sz w:val="18"/>
                <w:szCs w:val="18"/>
              </w:rPr>
              <w:t>5</w:t>
            </w:r>
          </w:p>
        </w:tc>
        <w:tc>
          <w:tcPr>
            <w:tcW w:w="92.20pt" w:type="dxa"/>
            <w:hideMark/>
          </w:tcPr>
          <w:p w14:paraId="2F7AE993" w14:textId="77777777" w:rsidR="004C74EB" w:rsidRPr="00087123"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087123">
              <w:rPr>
                <w:rFonts w:cs="Times New Roman"/>
                <w:sz w:val="18"/>
                <w:szCs w:val="18"/>
              </w:rPr>
              <w:t xml:space="preserve">svchost.exe -k </w:t>
            </w:r>
            <w:proofErr w:type="spellStart"/>
            <w:r w:rsidRPr="00087123">
              <w:rPr>
                <w:rFonts w:cs="Times New Roman"/>
                <w:sz w:val="18"/>
                <w:szCs w:val="18"/>
              </w:rPr>
              <w:t>swprv</w:t>
            </w:r>
            <w:proofErr w:type="spellEnd"/>
          </w:p>
        </w:tc>
        <w:tc>
          <w:tcPr>
            <w:tcW w:w="126.95pt" w:type="dxa"/>
            <w:hideMark/>
          </w:tcPr>
          <w:p w14:paraId="195F86C5" w14:textId="77777777" w:rsidR="004C74EB" w:rsidRPr="00087123"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087123">
              <w:rPr>
                <w:rFonts w:cs="Times New Roman"/>
                <w:sz w:val="18"/>
                <w:szCs w:val="18"/>
              </w:rPr>
              <w:t>Shadow service hijack</w:t>
            </w:r>
          </w:p>
        </w:tc>
      </w:tr>
      <w:tr w:rsidR="004C74EB" w:rsidRPr="00087123" w14:paraId="7A09D4E5"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2A1F9ECA" w14:textId="77777777" w:rsidR="004C74EB" w:rsidRPr="00087123" w:rsidRDefault="004C74EB" w:rsidP="00B13EE1">
            <w:pPr>
              <w:spacing w:before="3pt" w:after="3pt"/>
              <w:rPr>
                <w:rFonts w:ascii="Times New Roman" w:hAnsi="Times New Roman" w:cs="Times New Roman"/>
                <w:b w:val="0"/>
                <w:bCs w:val="0"/>
                <w:sz w:val="18"/>
                <w:szCs w:val="18"/>
              </w:rPr>
            </w:pPr>
            <w:r w:rsidRPr="00087123">
              <w:rPr>
                <w:rFonts w:ascii="Times New Roman" w:hAnsi="Times New Roman" w:cs="Times New Roman"/>
                <w:b w:val="0"/>
                <w:bCs w:val="0"/>
                <w:sz w:val="18"/>
                <w:szCs w:val="18"/>
              </w:rPr>
              <w:t>6</w:t>
            </w:r>
          </w:p>
        </w:tc>
        <w:tc>
          <w:tcPr>
            <w:tcW w:w="92.20pt" w:type="dxa"/>
            <w:hideMark/>
          </w:tcPr>
          <w:p w14:paraId="1A1B7C3C" w14:textId="77777777" w:rsidR="004C74EB" w:rsidRPr="00087123"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087123">
              <w:rPr>
                <w:rFonts w:cs="Times New Roman"/>
                <w:sz w:val="18"/>
                <w:szCs w:val="18"/>
              </w:rPr>
              <w:t>wmiprvse.exe</w:t>
            </w:r>
          </w:p>
        </w:tc>
        <w:tc>
          <w:tcPr>
            <w:tcW w:w="126.95pt" w:type="dxa"/>
            <w:hideMark/>
          </w:tcPr>
          <w:p w14:paraId="2B79C867" w14:textId="77777777" w:rsidR="004C74EB" w:rsidRPr="00087123"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087123">
              <w:rPr>
                <w:rFonts w:cs="Times New Roman"/>
                <w:sz w:val="18"/>
                <w:szCs w:val="18"/>
              </w:rPr>
              <w:t>WMI execution</w:t>
            </w:r>
          </w:p>
        </w:tc>
      </w:tr>
      <w:tr w:rsidR="004C74EB" w:rsidRPr="00087123" w14:paraId="26189B5D"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66394399" w14:textId="77777777" w:rsidR="004C74EB" w:rsidRPr="00087123" w:rsidRDefault="004C74EB" w:rsidP="00B13EE1">
            <w:pPr>
              <w:spacing w:before="3pt" w:after="3pt"/>
              <w:rPr>
                <w:rFonts w:ascii="Times New Roman" w:hAnsi="Times New Roman" w:cs="Times New Roman"/>
                <w:b w:val="0"/>
                <w:bCs w:val="0"/>
                <w:sz w:val="18"/>
                <w:szCs w:val="18"/>
              </w:rPr>
            </w:pPr>
            <w:r w:rsidRPr="00087123">
              <w:rPr>
                <w:rFonts w:ascii="Times New Roman" w:hAnsi="Times New Roman" w:cs="Times New Roman"/>
                <w:b w:val="0"/>
                <w:bCs w:val="0"/>
                <w:sz w:val="18"/>
                <w:szCs w:val="18"/>
              </w:rPr>
              <w:t>7</w:t>
            </w:r>
          </w:p>
        </w:tc>
        <w:tc>
          <w:tcPr>
            <w:tcW w:w="92.20pt" w:type="dxa"/>
            <w:hideMark/>
          </w:tcPr>
          <w:p w14:paraId="3DE3241E" w14:textId="77777777" w:rsidR="004C74EB" w:rsidRPr="00087123"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087123">
              <w:rPr>
                <w:rFonts w:cs="Times New Roman"/>
                <w:sz w:val="18"/>
                <w:szCs w:val="18"/>
              </w:rPr>
              <w:t>vssvc.exe</w:t>
            </w:r>
          </w:p>
        </w:tc>
        <w:tc>
          <w:tcPr>
            <w:tcW w:w="126.95pt" w:type="dxa"/>
            <w:hideMark/>
          </w:tcPr>
          <w:p w14:paraId="4DED5D14" w14:textId="77777777" w:rsidR="004C74EB" w:rsidRPr="00087123"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087123">
              <w:rPr>
                <w:rFonts w:cs="Times New Roman"/>
                <w:sz w:val="18"/>
                <w:szCs w:val="18"/>
              </w:rPr>
              <w:t>Backup targeting</w:t>
            </w:r>
          </w:p>
        </w:tc>
      </w:tr>
      <w:tr w:rsidR="004C74EB" w:rsidRPr="00087123" w14:paraId="27FDCC88" w14:textId="77777777" w:rsidTr="00933CB7">
        <w:trPr>
          <w:cnfStyle w:firstRow="0" w:lastRow="0" w:firstColumn="0" w:lastColumn="0" w:oddVBand="0" w:evenVBand="0" w:oddHBand="0" w:evenHBand="1"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190D031F" w14:textId="77777777" w:rsidR="004C74EB" w:rsidRPr="00087123" w:rsidRDefault="004C74EB" w:rsidP="00B13EE1">
            <w:pPr>
              <w:spacing w:before="3pt" w:after="3pt"/>
              <w:rPr>
                <w:rFonts w:ascii="Times New Roman" w:hAnsi="Times New Roman" w:cs="Times New Roman"/>
                <w:b w:val="0"/>
                <w:bCs w:val="0"/>
                <w:sz w:val="18"/>
                <w:szCs w:val="18"/>
              </w:rPr>
            </w:pPr>
            <w:r w:rsidRPr="00087123">
              <w:rPr>
                <w:rFonts w:ascii="Times New Roman" w:hAnsi="Times New Roman" w:cs="Times New Roman"/>
                <w:b w:val="0"/>
                <w:bCs w:val="0"/>
                <w:sz w:val="18"/>
                <w:szCs w:val="18"/>
              </w:rPr>
              <w:t>8</w:t>
            </w:r>
          </w:p>
        </w:tc>
        <w:tc>
          <w:tcPr>
            <w:tcW w:w="92.20pt" w:type="dxa"/>
            <w:hideMark/>
          </w:tcPr>
          <w:p w14:paraId="233D88EA" w14:textId="77777777" w:rsidR="004C74EB" w:rsidRPr="00087123"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087123">
              <w:rPr>
                <w:rFonts w:cs="Times New Roman"/>
                <w:sz w:val="18"/>
                <w:szCs w:val="18"/>
              </w:rPr>
              <w:t>%SAMPLEPATH%</w:t>
            </w:r>
          </w:p>
        </w:tc>
        <w:tc>
          <w:tcPr>
            <w:tcW w:w="126.95pt" w:type="dxa"/>
            <w:hideMark/>
          </w:tcPr>
          <w:p w14:paraId="0ABA4BE2" w14:textId="77777777" w:rsidR="004C74EB" w:rsidRPr="00087123" w:rsidRDefault="004C74EB" w:rsidP="00B13EE1">
            <w:pPr>
              <w:spacing w:before="3pt" w:after="3pt"/>
              <w:cnfStyle w:firstRow="0" w:lastRow="0" w:firstColumn="0" w:lastColumn="0" w:oddVBand="0" w:evenVBand="0" w:oddHBand="0" w:evenHBand="1" w:firstRowFirstColumn="0" w:firstRowLastColumn="0" w:lastRowFirstColumn="0" w:lastRowLastColumn="0"/>
              <w:rPr>
                <w:rFonts w:cs="Times New Roman"/>
                <w:sz w:val="18"/>
                <w:szCs w:val="18"/>
              </w:rPr>
            </w:pPr>
            <w:r w:rsidRPr="00087123">
              <w:rPr>
                <w:rFonts w:cs="Times New Roman"/>
                <w:sz w:val="18"/>
                <w:szCs w:val="18"/>
              </w:rPr>
              <w:t>Disk payload</w:t>
            </w:r>
          </w:p>
        </w:tc>
      </w:tr>
      <w:tr w:rsidR="004C74EB" w:rsidRPr="00087123" w14:paraId="3C09B59A" w14:textId="77777777" w:rsidTr="00933CB7">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7.85pt" w:type="dxa"/>
            <w:hideMark/>
          </w:tcPr>
          <w:p w14:paraId="4E9C566C" w14:textId="77777777" w:rsidR="004C74EB" w:rsidRPr="00087123" w:rsidRDefault="004C74EB" w:rsidP="00B13EE1">
            <w:pPr>
              <w:spacing w:before="3pt" w:after="3pt"/>
              <w:rPr>
                <w:rFonts w:ascii="Times New Roman" w:hAnsi="Times New Roman" w:cs="Times New Roman"/>
                <w:b w:val="0"/>
                <w:bCs w:val="0"/>
                <w:sz w:val="18"/>
                <w:szCs w:val="18"/>
              </w:rPr>
            </w:pPr>
            <w:r w:rsidRPr="00087123">
              <w:rPr>
                <w:rFonts w:ascii="Times New Roman" w:hAnsi="Times New Roman" w:cs="Times New Roman"/>
                <w:b w:val="0"/>
                <w:bCs w:val="0"/>
                <w:sz w:val="18"/>
                <w:szCs w:val="18"/>
              </w:rPr>
              <w:t>9</w:t>
            </w:r>
          </w:p>
        </w:tc>
        <w:tc>
          <w:tcPr>
            <w:tcW w:w="92.20pt" w:type="dxa"/>
            <w:hideMark/>
          </w:tcPr>
          <w:p w14:paraId="5EAC3EFB" w14:textId="77777777" w:rsidR="004C74EB" w:rsidRPr="00087123"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087123">
              <w:rPr>
                <w:rFonts w:cs="Times New Roman"/>
                <w:sz w:val="18"/>
                <w:szCs w:val="18"/>
              </w:rPr>
              <w:t>"%SAMPLEPATH%"</w:t>
            </w:r>
          </w:p>
        </w:tc>
        <w:tc>
          <w:tcPr>
            <w:tcW w:w="126.95pt" w:type="dxa"/>
            <w:hideMark/>
          </w:tcPr>
          <w:p w14:paraId="10F9038B" w14:textId="4AFD501D" w:rsidR="004C74EB" w:rsidRPr="00087123" w:rsidRDefault="004C74EB" w:rsidP="00B13EE1">
            <w:pPr>
              <w:spacing w:before="3pt" w:after="3pt"/>
              <w:cnfStyle w:firstRow="0" w:lastRow="0" w:firstColumn="0" w:lastColumn="0" w:oddVBand="0" w:evenVBand="0" w:oddHBand="1" w:evenHBand="0" w:firstRowFirstColumn="0" w:firstRowLastColumn="0" w:lastRowFirstColumn="0" w:lastRowLastColumn="0"/>
              <w:rPr>
                <w:rFonts w:cs="Times New Roman"/>
                <w:sz w:val="18"/>
                <w:szCs w:val="18"/>
              </w:rPr>
            </w:pPr>
            <w:r w:rsidRPr="00087123">
              <w:rPr>
                <w:rFonts w:cs="Times New Roman"/>
                <w:sz w:val="18"/>
                <w:szCs w:val="18"/>
              </w:rPr>
              <w:t xml:space="preserve">Execution </w:t>
            </w:r>
            <w:r w:rsidR="00551773" w:rsidRPr="00087123">
              <w:rPr>
                <w:rFonts w:cs="Times New Roman"/>
                <w:sz w:val="18"/>
                <w:szCs w:val="18"/>
              </w:rPr>
              <w:t>confirms</w:t>
            </w:r>
          </w:p>
        </w:tc>
      </w:tr>
    </w:tbl>
    <w:p w14:paraId="4E6C4D9F" w14:textId="77777777" w:rsidR="00715787" w:rsidRDefault="00715787" w:rsidP="00715787">
      <w:pPr>
        <w:spacing w:before="3pt" w:after="1pt"/>
        <w:jc w:val="both"/>
        <w:rPr>
          <w:b/>
          <w:bCs/>
        </w:rPr>
      </w:pPr>
      <w:r>
        <w:rPr>
          <w:rFonts w:eastAsia="Times New Roman"/>
          <w:b/>
          <w:bCs/>
        </w:rPr>
        <w:t>Full Execution Cycle:</w:t>
      </w:r>
    </w:p>
    <w:p w14:paraId="2BEAB9EF" w14:textId="77777777" w:rsidR="00715787" w:rsidRDefault="00715787" w:rsidP="00715787">
      <w:pPr>
        <w:spacing w:before="1pt" w:after="3pt"/>
        <w:jc w:val="both"/>
      </w:pPr>
      <w:proofErr w:type="spellStart"/>
      <w:r>
        <w:rPr>
          <w:rFonts w:eastAsia="Times New Roman"/>
        </w:rPr>
        <w:t>DarkSide</w:t>
      </w:r>
      <w:proofErr w:type="spellEnd"/>
      <w:r>
        <w:rPr>
          <w:rFonts w:eastAsia="Times New Roman"/>
        </w:rPr>
        <w:t xml:space="preserve"> writes itself to disk (FILE-BASED)  →  Hijacks Windows Error Reporting (</w:t>
      </w:r>
      <w:proofErr w:type="spellStart"/>
      <w:r>
        <w:rPr>
          <w:rFonts w:eastAsia="Times New Roman"/>
        </w:rPr>
        <w:t>svchost</w:t>
      </w:r>
      <w:proofErr w:type="spellEnd"/>
      <w:r>
        <w:rPr>
          <w:rFonts w:eastAsia="Times New Roman"/>
        </w:rPr>
        <w:t xml:space="preserve"> </w:t>
      </w:r>
      <w:proofErr w:type="spellStart"/>
      <w:r>
        <w:rPr>
          <w:rFonts w:eastAsia="Times New Roman"/>
        </w:rPr>
        <w:t>WerSvcGroup</w:t>
      </w:r>
      <w:proofErr w:type="spellEnd"/>
      <w:r>
        <w:rPr>
          <w:rFonts w:eastAsia="Times New Roman"/>
        </w:rPr>
        <w:t>)  →  Creates dual fake error reports (</w:t>
      </w:r>
      <w:proofErr w:type="spellStart"/>
      <w:r>
        <w:rPr>
          <w:rFonts w:eastAsia="Times New Roman"/>
        </w:rPr>
        <w:t>WerFault</w:t>
      </w:r>
      <w:proofErr w:type="spellEnd"/>
      <w:r>
        <w:rPr>
          <w:rFonts w:eastAsia="Times New Roman"/>
        </w:rPr>
        <w:t xml:space="preserve"> x2 — double-disguise)  →  Scans system via WMI (</w:t>
      </w:r>
      <w:proofErr w:type="spellStart"/>
      <w:r>
        <w:rPr>
          <w:rFonts w:eastAsia="Times New Roman"/>
        </w:rPr>
        <w:t>wmiadap</w:t>
      </w:r>
      <w:proofErr w:type="spellEnd"/>
      <w:r>
        <w:rPr>
          <w:rFonts w:eastAsia="Times New Roman"/>
        </w:rPr>
        <w:t>)  →  Hijacks Shadow Copy service (</w:t>
      </w:r>
      <w:proofErr w:type="spellStart"/>
      <w:r>
        <w:rPr>
          <w:rFonts w:eastAsia="Times New Roman"/>
        </w:rPr>
        <w:t>vssvc</w:t>
      </w:r>
      <w:proofErr w:type="spellEnd"/>
      <w:r>
        <w:rPr>
          <w:rFonts w:eastAsia="Times New Roman"/>
        </w:rPr>
        <w:t>) and destroys all VSS backups  →  Executes main payload  →  Data exfiltration via encrypted C2 channels (Colonial Pipeline: 100GB exfiltrated)  →  Launches multiple worker threads for fastest-in-class encryption (Salsa20 + RSA-1024)  →  Drops victim-customized ransom note with Tor-based negotiation portal</w:t>
      </w:r>
    </w:p>
    <w:p w14:paraId="66EBD240" w14:textId="77777777" w:rsidR="00715787" w:rsidRDefault="00715787" w:rsidP="00715787">
      <w:pPr>
        <w:spacing w:before="3pt" w:after="1pt"/>
        <w:jc w:val="both"/>
        <w:rPr>
          <w:b/>
          <w:bCs/>
        </w:rPr>
      </w:pPr>
      <w:r>
        <w:rPr>
          <w:rFonts w:eastAsia="Times New Roman"/>
          <w:b/>
          <w:bCs/>
        </w:rPr>
        <w:t>Detection Insight (WOA-Based):</w:t>
      </w:r>
    </w:p>
    <w:p w14:paraId="7FEDC593" w14:textId="77777777" w:rsidR="00715787" w:rsidRDefault="00715787" w:rsidP="00715787">
      <w:pPr>
        <w:spacing w:before="1pt" w:after="4pt"/>
        <w:jc w:val="both"/>
      </w:pPr>
      <w:proofErr w:type="spellStart"/>
      <w:r>
        <w:rPr>
          <w:rFonts w:eastAsia="Times New Roman"/>
        </w:rPr>
        <w:t>DarkSide's</w:t>
      </w:r>
      <w:proofErr w:type="spellEnd"/>
      <w:r>
        <w:rPr>
          <w:rFonts w:eastAsia="Times New Roman"/>
        </w:rPr>
        <w:t xml:space="preserve"> multi-threaded encryption launch (-work worker1) and simultaneous </w:t>
      </w:r>
      <w:proofErr w:type="spellStart"/>
      <w:r>
        <w:rPr>
          <w:rFonts w:eastAsia="Times New Roman"/>
        </w:rPr>
        <w:t>WerFault</w:t>
      </w:r>
      <w:proofErr w:type="spellEnd"/>
      <w:r>
        <w:rPr>
          <w:rFonts w:eastAsia="Times New Roman"/>
        </w:rPr>
        <w:t xml:space="preserve"> double-execution create a unique </w:t>
      </w:r>
      <w:r>
        <w:rPr>
          <w:rFonts w:eastAsia="Times New Roman"/>
        </w:rPr>
        <w:lastRenderedPageBreak/>
        <w:t xml:space="preserve">RAM behavioral signature distinguishable from both legitimate and other malicious activity. WOA optimization identifies the vssvc.exe access pattern which connects with multiple worker thread launches as a </w:t>
      </w:r>
      <w:proofErr w:type="spellStart"/>
      <w:r>
        <w:rPr>
          <w:rFonts w:eastAsia="Times New Roman"/>
        </w:rPr>
        <w:t>DarkSide</w:t>
      </w:r>
      <w:proofErr w:type="spellEnd"/>
      <w:r>
        <w:rPr>
          <w:rFonts w:eastAsia="Times New Roman"/>
        </w:rPr>
        <w:t xml:space="preserve"> behavioral indicator that shows high confidence based on </w:t>
      </w:r>
      <w:proofErr w:type="spellStart"/>
      <w:r>
        <w:rPr>
          <w:rFonts w:eastAsia="Times New Roman"/>
        </w:rPr>
        <w:t>MalwareBazaar</w:t>
      </w:r>
      <w:proofErr w:type="spellEnd"/>
      <w:r>
        <w:rPr>
          <w:rFonts w:eastAsia="Times New Roman"/>
        </w:rPr>
        <w:t xml:space="preserve"> execution analysis. The Colonial Pipeline incident demonstrates the catastrophic real-world consequences of failing to detect the exfiltration phase — precisely where RAM-based WOA detection provides its greatest operational value for critical infrastructure protection.</w:t>
      </w:r>
    </w:p>
    <w:p w14:paraId="5FC1A0EC" w14:textId="77777777" w:rsidR="00715787" w:rsidRDefault="00715787" w:rsidP="00816AEB">
      <w:pPr>
        <w:pStyle w:val="Heading2"/>
        <w:ind w:start="14.40pt"/>
      </w:pPr>
      <w:r>
        <w:t>Ransomware Signature Analysis</w:t>
      </w:r>
    </w:p>
    <w:p w14:paraId="224755C7" w14:textId="77777777" w:rsidR="00715787" w:rsidRDefault="00715787" w:rsidP="00715787">
      <w:pPr>
        <w:spacing w:before="3pt" w:after="3pt"/>
        <w:jc w:val="both"/>
      </w:pPr>
      <w:r>
        <w:rPr>
          <w:rFonts w:eastAsia="Times New Roman"/>
        </w:rPr>
        <w:t xml:space="preserve">The detection systems use ransomware signatures as their tool to recognize harmful activities which exhibit specific behavior patterns. The analyzed </w:t>
      </w:r>
      <w:proofErr w:type="spellStart"/>
      <w:r>
        <w:rPr>
          <w:rFonts w:eastAsia="Times New Roman"/>
        </w:rPr>
        <w:t>MalwareBazaar</w:t>
      </w:r>
      <w:proofErr w:type="spellEnd"/>
      <w:r>
        <w:rPr>
          <w:rFonts w:eastAsia="Times New Roman"/>
        </w:rPr>
        <w:t xml:space="preserve"> samples contain three signature types that provide different benefits and drawbacks which relate to the WOA-based detection system.</w:t>
      </w:r>
    </w:p>
    <w:p w14:paraId="25B2772E" w14:textId="77777777" w:rsidR="00715787" w:rsidRDefault="00715787" w:rsidP="00715787">
      <w:pPr>
        <w:spacing w:before="3pt" w:after="1pt"/>
        <w:jc w:val="both"/>
      </w:pPr>
      <w:r>
        <w:rPr>
          <w:rFonts w:eastAsia="Times New Roman"/>
          <w:b/>
          <w:bCs/>
        </w:rPr>
        <w:t>Static Signatures (Hash-Based):</w:t>
      </w:r>
    </w:p>
    <w:p w14:paraId="4A92E8EA" w14:textId="77777777" w:rsidR="00715787" w:rsidRDefault="00715787" w:rsidP="00715787">
      <w:pPr>
        <w:spacing w:before="1pt" w:after="3pt"/>
        <w:jc w:val="both"/>
      </w:pPr>
      <w:r>
        <w:rPr>
          <w:rFonts w:eastAsia="Times New Roman"/>
        </w:rPr>
        <w:t xml:space="preserve">The static signatures which identify byte-level characteristics of known ransomware executable files use MD5 and SHA-1 and SHA-256 file hash values to create their signatures. The system successfully identifies unaltered known variants but encounters three specific operational failures because it cannot process: (1) fileless ransomware (Ryuk, Conti, REvil, Quantum, Hive) which has no persistent executable to hash; (2) polymorphic ransomware which continuously mutates its binary structure; and (3) packed or obfuscated variants. The ten samples from </w:t>
      </w:r>
      <w:proofErr w:type="spellStart"/>
      <w:r>
        <w:rPr>
          <w:rFonts w:eastAsia="Times New Roman"/>
        </w:rPr>
        <w:t>MalwareBazaar</w:t>
      </w:r>
      <w:proofErr w:type="spellEnd"/>
      <w:r>
        <w:rPr>
          <w:rFonts w:eastAsia="Times New Roman"/>
        </w:rPr>
        <w:t xml:space="preserve"> which were analyzed all use code mutation and packing methods that create static signature detection failures within two hours after their first detection.</w:t>
      </w:r>
    </w:p>
    <w:p w14:paraId="00FE449C" w14:textId="77777777" w:rsidR="00715787" w:rsidRDefault="00715787" w:rsidP="00715787">
      <w:pPr>
        <w:spacing w:before="3pt" w:after="1pt"/>
        <w:jc w:val="both"/>
        <w:rPr>
          <w:rFonts w:eastAsia="Times New Roman"/>
          <w:b/>
          <w:bCs/>
        </w:rPr>
      </w:pPr>
      <w:r>
        <w:rPr>
          <w:rFonts w:eastAsia="Times New Roman"/>
          <w:b/>
          <w:bCs/>
        </w:rPr>
        <w:t>Behavioral Signatures:</w:t>
      </w:r>
    </w:p>
    <w:p w14:paraId="359AC1DB" w14:textId="77777777" w:rsidR="00715787" w:rsidRDefault="00715787" w:rsidP="00715787">
      <w:pPr>
        <w:spacing w:before="3pt" w:after="1pt"/>
        <w:jc w:val="both"/>
        <w:rPr>
          <w:rFonts w:eastAsia="Times New Roman"/>
        </w:rPr>
      </w:pPr>
      <w:r>
        <w:rPr>
          <w:rFonts w:eastAsia="Times New Roman"/>
        </w:rPr>
        <w:t xml:space="preserve">Behavioral signatures describe ransomware execution through their representation of runtime actions which people can observe. WOA-based feature selection from behavioral execution data derived from </w:t>
      </w:r>
      <w:proofErr w:type="spellStart"/>
      <w:r>
        <w:rPr>
          <w:rFonts w:eastAsia="Times New Roman"/>
        </w:rPr>
        <w:t>MalwareBazaar</w:t>
      </w:r>
      <w:proofErr w:type="spellEnd"/>
      <w:r>
        <w:rPr>
          <w:rFonts w:eastAsia="Times New Roman"/>
        </w:rPr>
        <w:t xml:space="preserve"> identifies the most discriminative behavioral indicators, reducing feature dimensionality by 60–70% while maintaining detection accuracy above 97%. The ten samples which researchers investigated showed high-weight behavioral indicators which included WMIC </w:t>
      </w:r>
      <w:proofErr w:type="spellStart"/>
      <w:r>
        <w:rPr>
          <w:rFonts w:eastAsia="Times New Roman"/>
        </w:rPr>
        <w:t>shadowcopy</w:t>
      </w:r>
      <w:proofErr w:type="spellEnd"/>
      <w:r>
        <w:rPr>
          <w:rFonts w:eastAsia="Times New Roman"/>
        </w:rPr>
        <w:t xml:space="preserve"> delete (Conti), dual net stop/net1 stop service termination (Clop), vssvc.exe access (</w:t>
      </w:r>
      <w:proofErr w:type="spellStart"/>
      <w:r>
        <w:rPr>
          <w:rFonts w:eastAsia="Times New Roman"/>
        </w:rPr>
        <w:t>DarkSide</w:t>
      </w:r>
      <w:proofErr w:type="spellEnd"/>
      <w:r>
        <w:rPr>
          <w:rFonts w:eastAsia="Times New Roman"/>
        </w:rPr>
        <w:t xml:space="preserve">), </w:t>
      </w:r>
      <w:proofErr w:type="spellStart"/>
      <w:r>
        <w:rPr>
          <w:rFonts w:eastAsia="Times New Roman"/>
        </w:rPr>
        <w:t>pkill</w:t>
      </w:r>
      <w:proofErr w:type="spellEnd"/>
      <w:r>
        <w:rPr>
          <w:rFonts w:eastAsia="Times New Roman"/>
        </w:rPr>
        <w:t xml:space="preserve"> -9 </w:t>
      </w:r>
      <w:proofErr w:type="spellStart"/>
      <w:r>
        <w:rPr>
          <w:rFonts w:eastAsia="Times New Roman"/>
        </w:rPr>
        <w:t>vmx</w:t>
      </w:r>
      <w:proofErr w:type="spellEnd"/>
      <w:r>
        <w:rPr>
          <w:rFonts w:eastAsia="Times New Roman"/>
        </w:rPr>
        <w:t xml:space="preserve">-* (REvil), SecurityHealthService.exe termination (Maze), and </w:t>
      </w:r>
      <w:proofErr w:type="spellStart"/>
      <w:r>
        <w:rPr>
          <w:rFonts w:eastAsia="Times New Roman"/>
        </w:rPr>
        <w:t>StrongLoader</w:t>
      </w:r>
      <w:proofErr w:type="spellEnd"/>
      <w:r>
        <w:rPr>
          <w:rFonts w:eastAsia="Times New Roman"/>
        </w:rPr>
        <w:t xml:space="preserve"> x3 iterations (Quantum).</w:t>
      </w:r>
    </w:p>
    <w:p w14:paraId="0D0BB658" w14:textId="77777777" w:rsidR="00715787" w:rsidRDefault="00715787" w:rsidP="00715787">
      <w:pPr>
        <w:spacing w:before="3pt" w:after="1pt"/>
        <w:jc w:val="both"/>
      </w:pPr>
      <w:r>
        <w:rPr>
          <w:rFonts w:eastAsia="Times New Roman"/>
          <w:b/>
          <w:bCs/>
        </w:rPr>
        <w:t>Memory-Based Signatures:</w:t>
      </w:r>
    </w:p>
    <w:p w14:paraId="155F0D5C" w14:textId="77777777" w:rsidR="00715787" w:rsidRDefault="00715787" w:rsidP="00715787">
      <w:pPr>
        <w:spacing w:before="1pt" w:after="4pt"/>
        <w:jc w:val="both"/>
      </w:pPr>
      <w:r>
        <w:rPr>
          <w:rFonts w:eastAsia="Times New Roman"/>
        </w:rPr>
        <w:t xml:space="preserve">The study uses memory-based signatures to trace ransomware operations through their process injection methods and VAD tree identification and API hook patterns and their cryptographic execution methods. The most effective signatures against ransomware evasion attempts establish their detection capacity through direct observation of ransomware operations which take place in computer memory. WOA selects memory-based behavioral features from execution data </w:t>
      </w:r>
      <w:r>
        <w:rPr>
          <w:rFonts w:eastAsia="Times New Roman"/>
        </w:rPr>
        <w:t xml:space="preserve">of all ten </w:t>
      </w:r>
      <w:proofErr w:type="spellStart"/>
      <w:r>
        <w:rPr>
          <w:rFonts w:eastAsia="Times New Roman"/>
        </w:rPr>
        <w:t>MalwareBazaar</w:t>
      </w:r>
      <w:proofErr w:type="spellEnd"/>
      <w:r>
        <w:rPr>
          <w:rFonts w:eastAsia="Times New Roman"/>
        </w:rPr>
        <w:t xml:space="preserve"> families which produces 20-to-30 behavior indicators that achieve 97-to-98 percent accurate detection results. The five fileless </w:t>
      </w:r>
      <w:proofErr w:type="gramStart"/>
      <w:r>
        <w:rPr>
          <w:rFonts w:eastAsia="Times New Roman"/>
        </w:rPr>
        <w:t>variants</w:t>
      </w:r>
      <w:proofErr w:type="gramEnd"/>
      <w:r>
        <w:rPr>
          <w:rFonts w:eastAsia="Times New Roman"/>
        </w:rPr>
        <w:t xml:space="preserve"> which include Ryuk and Conti and REvil and Quantum and </w:t>
      </w:r>
      <w:proofErr w:type="gramStart"/>
      <w:r>
        <w:rPr>
          <w:rFonts w:eastAsia="Times New Roman"/>
        </w:rPr>
        <w:t>Hive</w:t>
      </w:r>
      <w:proofErr w:type="gramEnd"/>
      <w:r>
        <w:rPr>
          <w:rFonts w:eastAsia="Times New Roman"/>
        </w:rPr>
        <w:t xml:space="preserve"> require memory-based signatures as their only working detection method while disk detection systems detect the five file-based variants.</w:t>
      </w:r>
    </w:p>
    <w:p w14:paraId="7A904F85" w14:textId="77777777" w:rsidR="00715787" w:rsidRDefault="00715787" w:rsidP="00816AEB">
      <w:pPr>
        <w:pStyle w:val="Heading2"/>
        <w:ind w:start="14.40pt"/>
      </w:pPr>
      <w:r>
        <w:t>Comparison of Optimization Algorithms for Ransomware Detection</w:t>
      </w:r>
    </w:p>
    <w:p w14:paraId="06ACD559" w14:textId="29C414E7" w:rsidR="00715787" w:rsidRDefault="00715787" w:rsidP="00715787">
      <w:pPr>
        <w:spacing w:before="3pt" w:after="3pt"/>
        <w:jc w:val="both"/>
        <w:rPr>
          <w:rFonts w:eastAsia="Times New Roman"/>
        </w:rPr>
      </w:pPr>
      <w:r>
        <w:rPr>
          <w:rFonts w:eastAsia="Times New Roman"/>
        </w:rPr>
        <w:t xml:space="preserve">Table VIII presents a systematic comparison of three prominent metaheuristic optimization algorithms evaluated for ransomware detection, with specific analysis of their suitability for fileless and file-based variants based on the behavioral patterns observed across the ten </w:t>
      </w:r>
      <w:proofErr w:type="spellStart"/>
      <w:r>
        <w:rPr>
          <w:rFonts w:eastAsia="Times New Roman"/>
        </w:rPr>
        <w:t>MalwareBazaar</w:t>
      </w:r>
      <w:proofErr w:type="spellEnd"/>
      <w:r>
        <w:rPr>
          <w:rFonts w:eastAsia="Times New Roman"/>
        </w:rPr>
        <w:t xml:space="preserve"> sample</w:t>
      </w:r>
      <w:r w:rsidR="00382D65">
        <w:rPr>
          <w:rFonts w:eastAsia="Times New Roman"/>
        </w:rPr>
        <w:t>s.</w:t>
      </w:r>
    </w:p>
    <w:p w14:paraId="4E27AFEC" w14:textId="5E879964" w:rsidR="00E837C6" w:rsidRPr="00E837C6" w:rsidRDefault="00E837C6" w:rsidP="00715787">
      <w:pPr>
        <w:spacing w:before="3pt" w:after="3pt"/>
        <w:jc w:val="both"/>
        <w:rPr>
          <w:rFonts w:eastAsia="Times New Roman"/>
          <w:b/>
          <w:bCs/>
        </w:rPr>
      </w:pPr>
      <w:r w:rsidRPr="00E837C6">
        <w:rPr>
          <w:rFonts w:eastAsia="Times New Roman"/>
          <w:b/>
          <w:bCs/>
        </w:rPr>
        <w:t>TABLE VIII</w:t>
      </w:r>
    </w:p>
    <w:p w14:paraId="15CCAF57" w14:textId="1C5F056A" w:rsidR="00E837C6" w:rsidRPr="00654DBA" w:rsidRDefault="00E837C6" w:rsidP="00715787">
      <w:pPr>
        <w:spacing w:before="3pt" w:after="3pt"/>
        <w:jc w:val="both"/>
        <w:rPr>
          <w:rFonts w:eastAsia="Times New Roman"/>
          <w:b/>
          <w:bCs/>
        </w:rPr>
      </w:pPr>
      <w:proofErr w:type="spellStart"/>
      <w:r w:rsidRPr="00654DBA">
        <w:rPr>
          <w:rFonts w:eastAsia="Times New Roman"/>
          <w:b/>
          <w:bCs/>
        </w:rPr>
        <w:t>Comparisio</w:t>
      </w:r>
      <w:r w:rsidR="00654DBA" w:rsidRPr="00654DBA">
        <w:rPr>
          <w:rFonts w:eastAsia="Times New Roman"/>
          <w:b/>
          <w:bCs/>
        </w:rPr>
        <w:t>n</w:t>
      </w:r>
      <w:proofErr w:type="spellEnd"/>
      <w:r w:rsidRPr="00654DBA">
        <w:rPr>
          <w:rFonts w:eastAsia="Times New Roman"/>
          <w:b/>
          <w:bCs/>
        </w:rPr>
        <w:t xml:space="preserve"> of </w:t>
      </w:r>
      <w:proofErr w:type="spellStart"/>
      <w:r w:rsidRPr="00654DBA">
        <w:rPr>
          <w:rFonts w:eastAsia="Times New Roman"/>
          <w:b/>
          <w:bCs/>
        </w:rPr>
        <w:t>opimisation</w:t>
      </w:r>
      <w:proofErr w:type="spellEnd"/>
      <w:r w:rsidRPr="00654DBA">
        <w:rPr>
          <w:rFonts w:eastAsia="Times New Roman"/>
          <w:b/>
          <w:bCs/>
        </w:rPr>
        <w:t xml:space="preserve"> algorithms for ransomware detection:</w:t>
      </w:r>
    </w:p>
    <w:tbl>
      <w:tblPr>
        <w:tblStyle w:val="LightGrid-Accent1"/>
        <w:tblW w:w="247pt" w:type="dxa"/>
        <w:tblLayout w:type="fixed"/>
        <w:tblLook w:firstRow="0" w:lastRow="0" w:firstColumn="0" w:lastColumn="0" w:noHBand="0" w:noVBand="0"/>
      </w:tblPr>
      <w:tblGrid>
        <w:gridCol w:w="596"/>
        <w:gridCol w:w="1284"/>
        <w:gridCol w:w="1209"/>
        <w:gridCol w:w="1851"/>
      </w:tblGrid>
      <w:tr w:rsidR="00E837C6" w:rsidRPr="00551773" w14:paraId="4CA86890" w14:textId="77777777" w:rsidTr="00E837C6">
        <w:trPr>
          <w:cnfStyle w:firstRow="0" w:lastRow="0" w:firstColumn="0" w:lastColumn="0" w:oddVBand="0" w:evenVBand="0" w:oddHBand="1" w:evenHBand="0" w:firstRowFirstColumn="0" w:firstRowLastColumn="0" w:lastRowFirstColumn="0" w:lastRowLastColumn="0"/>
          <w:trHeight w:val="328"/>
        </w:trPr>
        <w:tc>
          <w:tcPr>
            <w:cnfStyle w:firstRow="0" w:lastRow="0" w:firstColumn="0" w:lastColumn="0" w:oddVBand="1" w:evenVBand="0" w:oddHBand="0" w:evenHBand="0" w:firstRowFirstColumn="0" w:firstRowLastColumn="0" w:lastRowFirstColumn="0" w:lastRowLastColumn="0"/>
            <w:tcW w:w="29.80pt" w:type="dxa"/>
            <w:shd w:val="clear" w:color="auto" w:fill="2E74B5" w:themeFill="accent1" w:themeFillShade="BF"/>
          </w:tcPr>
          <w:p w14:paraId="41F62C98" w14:textId="77777777" w:rsidR="00E837C6" w:rsidRPr="002F5558" w:rsidRDefault="00E837C6" w:rsidP="00CE4D19">
            <w:pPr>
              <w:spacing w:before="2pt" w:after="2pt"/>
              <w:rPr>
                <w:color w:val="FFFFFF" w:themeColor="background1"/>
                <w:sz w:val="18"/>
                <w:szCs w:val="18"/>
              </w:rPr>
            </w:pPr>
            <w:r w:rsidRPr="002F5558">
              <w:rPr>
                <w:rFonts w:eastAsia="Times New Roman" w:cs="Times New Roman"/>
                <w:b/>
                <w:bCs/>
                <w:color w:val="FFFFFF" w:themeColor="background1"/>
                <w:sz w:val="18"/>
                <w:szCs w:val="18"/>
              </w:rPr>
              <w:t>Algorithm</w:t>
            </w:r>
          </w:p>
        </w:tc>
        <w:tc>
          <w:tcPr>
            <w:tcW w:w="64.20pt" w:type="dxa"/>
            <w:shd w:val="clear" w:color="auto" w:fill="2E74B5" w:themeFill="accent1" w:themeFillShade="BF"/>
          </w:tcPr>
          <w:p w14:paraId="1C19A454" w14:textId="77777777" w:rsidR="00E837C6" w:rsidRPr="002F5558" w:rsidRDefault="00E837C6" w:rsidP="00CE4D19">
            <w:pPr>
              <w:spacing w:before="2pt" w:after="2pt"/>
              <w:cnfStyle w:firstRow="0" w:lastRow="0" w:firstColumn="0" w:lastColumn="0" w:oddVBand="0" w:evenVBand="0" w:oddHBand="1" w:evenHBand="0" w:firstRowFirstColumn="0" w:firstRowLastColumn="0" w:lastRowFirstColumn="0" w:lastRowLastColumn="0"/>
              <w:rPr>
                <w:color w:val="FFFFFF" w:themeColor="background1"/>
                <w:sz w:val="18"/>
                <w:szCs w:val="18"/>
              </w:rPr>
            </w:pPr>
            <w:r w:rsidRPr="002F5558">
              <w:rPr>
                <w:rFonts w:eastAsia="Times New Roman" w:cs="Times New Roman"/>
                <w:b/>
                <w:bCs/>
                <w:color w:val="FFFFFF" w:themeColor="background1"/>
                <w:sz w:val="18"/>
                <w:szCs w:val="18"/>
              </w:rPr>
              <w:t>Working Principle</w:t>
            </w:r>
          </w:p>
        </w:tc>
        <w:tc>
          <w:tcPr>
            <w:cnfStyle w:firstRow="0" w:lastRow="0" w:firstColumn="0" w:lastColumn="0" w:oddVBand="1" w:evenVBand="0" w:oddHBand="0" w:evenHBand="0" w:firstRowFirstColumn="0" w:firstRowLastColumn="0" w:lastRowFirstColumn="0" w:lastRowLastColumn="0"/>
            <w:tcW w:w="60.45pt" w:type="dxa"/>
            <w:shd w:val="clear" w:color="auto" w:fill="2E74B5" w:themeFill="accent1" w:themeFillShade="BF"/>
          </w:tcPr>
          <w:p w14:paraId="1EC1ED94" w14:textId="77777777" w:rsidR="00E837C6" w:rsidRPr="002F5558" w:rsidRDefault="00E837C6" w:rsidP="00CE4D19">
            <w:pPr>
              <w:spacing w:before="2pt" w:after="2pt"/>
              <w:rPr>
                <w:color w:val="FFFFFF" w:themeColor="background1"/>
                <w:sz w:val="18"/>
                <w:szCs w:val="18"/>
              </w:rPr>
            </w:pPr>
            <w:r w:rsidRPr="002F5558">
              <w:rPr>
                <w:rFonts w:eastAsia="Times New Roman" w:cs="Times New Roman"/>
                <w:b/>
                <w:bCs/>
                <w:color w:val="FFFFFF" w:themeColor="background1"/>
                <w:sz w:val="18"/>
                <w:szCs w:val="18"/>
              </w:rPr>
              <w:t>Fileless Suitability</w:t>
            </w:r>
          </w:p>
        </w:tc>
        <w:tc>
          <w:tcPr>
            <w:tcW w:w="92.55pt" w:type="dxa"/>
            <w:shd w:val="clear" w:color="auto" w:fill="2E74B5" w:themeFill="accent1" w:themeFillShade="BF"/>
          </w:tcPr>
          <w:p w14:paraId="10C4100C" w14:textId="77777777" w:rsidR="00E837C6" w:rsidRPr="002F5558" w:rsidRDefault="00E837C6" w:rsidP="00CE4D19">
            <w:pPr>
              <w:spacing w:before="2pt" w:after="2pt"/>
              <w:cnfStyle w:firstRow="0" w:lastRow="0" w:firstColumn="0" w:lastColumn="0" w:oddVBand="0" w:evenVBand="0" w:oddHBand="1" w:evenHBand="0" w:firstRowFirstColumn="0" w:firstRowLastColumn="0" w:lastRowFirstColumn="0" w:lastRowLastColumn="0"/>
              <w:rPr>
                <w:color w:val="FFFFFF" w:themeColor="background1"/>
                <w:sz w:val="18"/>
                <w:szCs w:val="18"/>
              </w:rPr>
            </w:pPr>
            <w:r w:rsidRPr="002F5558">
              <w:rPr>
                <w:rFonts w:eastAsia="Times New Roman" w:cs="Times New Roman"/>
                <w:b/>
                <w:bCs/>
                <w:color w:val="FFFFFF" w:themeColor="background1"/>
                <w:sz w:val="18"/>
                <w:szCs w:val="18"/>
              </w:rPr>
              <w:t>File-Based Suitability</w:t>
            </w:r>
          </w:p>
        </w:tc>
      </w:tr>
      <w:tr w:rsidR="00E837C6" w:rsidRPr="00551773" w14:paraId="4B5BAF23" w14:textId="77777777" w:rsidTr="00E837C6">
        <w:trPr>
          <w:cnfStyle w:firstRow="0" w:lastRow="0" w:firstColumn="0" w:lastColumn="0" w:oddVBand="0" w:evenVBand="0" w:oddHBand="0" w:evenHBand="1" w:firstRowFirstColumn="0" w:firstRowLastColumn="0" w:lastRowFirstColumn="0" w:lastRowLastColumn="0"/>
          <w:trHeight w:val="1414"/>
        </w:trPr>
        <w:tc>
          <w:tcPr>
            <w:cnfStyle w:firstRow="0" w:lastRow="0" w:firstColumn="0" w:lastColumn="0" w:oddVBand="1" w:evenVBand="0" w:oddHBand="0" w:evenHBand="0" w:firstRowFirstColumn="0" w:firstRowLastColumn="0" w:lastRowFirstColumn="0" w:lastRowLastColumn="0"/>
            <w:tcW w:w="29.80pt" w:type="dxa"/>
            <w:shd w:val="clear" w:color="auto" w:fill="FFFFFF" w:themeFill="background1"/>
          </w:tcPr>
          <w:p w14:paraId="73C02BBC" w14:textId="77777777" w:rsidR="00E837C6" w:rsidRPr="00551773" w:rsidRDefault="00E837C6" w:rsidP="00CE4D19">
            <w:pPr>
              <w:spacing w:before="2pt" w:after="2pt"/>
              <w:rPr>
                <w:sz w:val="18"/>
                <w:szCs w:val="18"/>
              </w:rPr>
            </w:pPr>
            <w:r w:rsidRPr="00551773">
              <w:rPr>
                <w:rFonts w:eastAsia="Times New Roman" w:cs="Times New Roman"/>
                <w:b/>
                <w:bCs/>
                <w:sz w:val="18"/>
                <w:szCs w:val="18"/>
              </w:rPr>
              <w:t>WOA</w:t>
            </w:r>
          </w:p>
        </w:tc>
        <w:tc>
          <w:tcPr>
            <w:tcW w:w="64.20pt" w:type="dxa"/>
            <w:shd w:val="clear" w:color="auto" w:fill="FFFFFF" w:themeFill="background1"/>
          </w:tcPr>
          <w:p w14:paraId="2E5AB9D1" w14:textId="77777777" w:rsidR="00E837C6" w:rsidRPr="00551773" w:rsidRDefault="00E837C6" w:rsidP="00CE4D19">
            <w:pPr>
              <w:spacing w:before="2pt" w:after="2pt"/>
              <w:cnfStyle w:firstRow="0" w:lastRow="0" w:firstColumn="0" w:lastColumn="0" w:oddVBand="0" w:evenVBand="0" w:oddHBand="0" w:evenHBand="1" w:firstRowFirstColumn="0" w:firstRowLastColumn="0" w:lastRowFirstColumn="0" w:lastRowLastColumn="0"/>
              <w:rPr>
                <w:sz w:val="18"/>
                <w:szCs w:val="18"/>
              </w:rPr>
            </w:pPr>
            <w:r w:rsidRPr="00551773">
              <w:rPr>
                <w:rFonts w:eastAsia="Times New Roman" w:cs="Times New Roman"/>
                <w:sz w:val="18"/>
                <w:szCs w:val="18"/>
              </w:rPr>
              <w:t>Bubble-net hunting: encircling prey (exploitation) + spiral update + stochastic exploration</w:t>
            </w:r>
          </w:p>
        </w:tc>
        <w:tc>
          <w:tcPr>
            <w:cnfStyle w:firstRow="0" w:lastRow="0" w:firstColumn="0" w:lastColumn="0" w:oddVBand="1" w:evenVBand="0" w:oddHBand="0" w:evenHBand="0" w:firstRowFirstColumn="0" w:firstRowLastColumn="0" w:lastRowFirstColumn="0" w:lastRowLastColumn="0"/>
            <w:tcW w:w="60.45pt" w:type="dxa"/>
            <w:shd w:val="clear" w:color="auto" w:fill="FFFFFF" w:themeFill="background1"/>
          </w:tcPr>
          <w:p w14:paraId="69975DC4" w14:textId="77777777" w:rsidR="00E837C6" w:rsidRPr="00551773" w:rsidRDefault="00E837C6" w:rsidP="00CE4D19">
            <w:pPr>
              <w:spacing w:before="2pt" w:after="2pt"/>
              <w:rPr>
                <w:sz w:val="18"/>
                <w:szCs w:val="18"/>
              </w:rPr>
            </w:pPr>
            <w:r w:rsidRPr="00551773">
              <w:rPr>
                <w:rFonts w:eastAsia="Times New Roman" w:cs="Times New Roman"/>
                <w:sz w:val="18"/>
                <w:szCs w:val="18"/>
              </w:rPr>
              <w:t>HIGH — optimal for volatile memory feature spaces; directly addresses process injection and VAD anomaly patterns</w:t>
            </w:r>
          </w:p>
        </w:tc>
        <w:tc>
          <w:tcPr>
            <w:tcW w:w="92.55pt" w:type="dxa"/>
            <w:shd w:val="clear" w:color="auto" w:fill="FFFFFF" w:themeFill="background1"/>
          </w:tcPr>
          <w:p w14:paraId="6EF5160C" w14:textId="77777777" w:rsidR="00E837C6" w:rsidRPr="00551773" w:rsidRDefault="00E837C6" w:rsidP="00CE4D19">
            <w:pPr>
              <w:spacing w:before="2pt" w:after="2pt"/>
              <w:cnfStyle w:firstRow="0" w:lastRow="0" w:firstColumn="0" w:lastColumn="0" w:oddVBand="0" w:evenVBand="0" w:oddHBand="0" w:evenHBand="1" w:firstRowFirstColumn="0" w:firstRowLastColumn="0" w:lastRowFirstColumn="0" w:lastRowLastColumn="0"/>
              <w:rPr>
                <w:sz w:val="18"/>
                <w:szCs w:val="18"/>
              </w:rPr>
            </w:pPr>
            <w:r w:rsidRPr="00551773">
              <w:rPr>
                <w:rFonts w:eastAsia="Times New Roman" w:cs="Times New Roman"/>
                <w:sz w:val="18"/>
                <w:szCs w:val="18"/>
              </w:rPr>
              <w:t xml:space="preserve">HIGH — effective across static, behavioral, and memory feature sets; strong on </w:t>
            </w:r>
            <w:proofErr w:type="spellStart"/>
            <w:r w:rsidRPr="00551773">
              <w:rPr>
                <w:rFonts w:eastAsia="Times New Roman" w:cs="Times New Roman"/>
                <w:sz w:val="18"/>
                <w:szCs w:val="18"/>
              </w:rPr>
              <w:t>MalwareBazaar</w:t>
            </w:r>
            <w:proofErr w:type="spellEnd"/>
            <w:r w:rsidRPr="00551773">
              <w:rPr>
                <w:rFonts w:eastAsia="Times New Roman" w:cs="Times New Roman"/>
                <w:sz w:val="18"/>
                <w:szCs w:val="18"/>
              </w:rPr>
              <w:t>-derived indicators</w:t>
            </w:r>
          </w:p>
        </w:tc>
      </w:tr>
      <w:tr w:rsidR="00E837C6" w:rsidRPr="00551773" w14:paraId="4C656C14" w14:textId="77777777" w:rsidTr="00E837C6">
        <w:trPr>
          <w:cnfStyle w:firstRow="0" w:lastRow="0" w:firstColumn="0" w:lastColumn="0" w:oddVBand="0" w:evenVBand="0" w:oddHBand="1" w:evenHBand="0" w:firstRowFirstColumn="0" w:firstRowLastColumn="0" w:lastRowFirstColumn="0" w:lastRowLastColumn="0"/>
          <w:trHeight w:val="1284"/>
        </w:trPr>
        <w:tc>
          <w:tcPr>
            <w:cnfStyle w:firstRow="0" w:lastRow="0" w:firstColumn="0" w:lastColumn="0" w:oddVBand="1" w:evenVBand="0" w:oddHBand="0" w:evenHBand="0" w:firstRowFirstColumn="0" w:firstRowLastColumn="0" w:lastRowFirstColumn="0" w:lastRowLastColumn="0"/>
            <w:tcW w:w="29.80pt" w:type="dxa"/>
          </w:tcPr>
          <w:p w14:paraId="175AB765" w14:textId="77777777" w:rsidR="00E837C6" w:rsidRPr="00551773" w:rsidRDefault="00E837C6" w:rsidP="00CE4D19">
            <w:pPr>
              <w:spacing w:before="2pt" w:after="2pt"/>
              <w:rPr>
                <w:sz w:val="18"/>
                <w:szCs w:val="18"/>
              </w:rPr>
            </w:pPr>
            <w:r w:rsidRPr="00551773">
              <w:rPr>
                <w:rFonts w:eastAsia="Times New Roman" w:cs="Times New Roman"/>
                <w:b/>
                <w:bCs/>
                <w:sz w:val="18"/>
                <w:szCs w:val="18"/>
              </w:rPr>
              <w:t>GWO</w:t>
            </w:r>
          </w:p>
        </w:tc>
        <w:tc>
          <w:tcPr>
            <w:tcW w:w="64.20pt" w:type="dxa"/>
          </w:tcPr>
          <w:p w14:paraId="0E3A63D4" w14:textId="77777777" w:rsidR="00E837C6" w:rsidRPr="00551773" w:rsidRDefault="00E837C6" w:rsidP="00CE4D19">
            <w:pPr>
              <w:spacing w:before="2pt" w:after="2pt"/>
              <w:cnfStyle w:firstRow="0" w:lastRow="0" w:firstColumn="0" w:lastColumn="0" w:oddVBand="0" w:evenVBand="0" w:oddHBand="1" w:evenHBand="0" w:firstRowFirstColumn="0" w:firstRowLastColumn="0" w:lastRowFirstColumn="0" w:lastRowLastColumn="0"/>
              <w:rPr>
                <w:sz w:val="18"/>
                <w:szCs w:val="18"/>
              </w:rPr>
            </w:pPr>
            <w:r w:rsidRPr="00551773">
              <w:rPr>
                <w:rFonts w:eastAsia="Times New Roman" w:cs="Times New Roman"/>
                <w:sz w:val="18"/>
                <w:szCs w:val="18"/>
              </w:rPr>
              <w:t>Alpha-beta-delta wolf hierarchy; leadership-driven convergence</w:t>
            </w:r>
          </w:p>
        </w:tc>
        <w:tc>
          <w:tcPr>
            <w:cnfStyle w:firstRow="0" w:lastRow="0" w:firstColumn="0" w:lastColumn="0" w:oddVBand="1" w:evenVBand="0" w:oddHBand="0" w:evenHBand="0" w:firstRowFirstColumn="0" w:firstRowLastColumn="0" w:lastRowFirstColumn="0" w:lastRowLastColumn="0"/>
            <w:tcW w:w="60.45pt" w:type="dxa"/>
          </w:tcPr>
          <w:p w14:paraId="71147017" w14:textId="77777777" w:rsidR="00E837C6" w:rsidRPr="00551773" w:rsidRDefault="00E837C6" w:rsidP="00CE4D19">
            <w:pPr>
              <w:spacing w:before="2pt" w:after="2pt"/>
              <w:rPr>
                <w:sz w:val="18"/>
                <w:szCs w:val="18"/>
              </w:rPr>
            </w:pPr>
            <w:r w:rsidRPr="00551773">
              <w:rPr>
                <w:rFonts w:eastAsia="Times New Roman" w:cs="Times New Roman"/>
                <w:sz w:val="18"/>
                <w:szCs w:val="18"/>
              </w:rPr>
              <w:t>MODERATE — can identify some memory features but weaker exploration limits fileless detection coverage</w:t>
            </w:r>
          </w:p>
        </w:tc>
        <w:tc>
          <w:tcPr>
            <w:tcW w:w="92.55pt" w:type="dxa"/>
          </w:tcPr>
          <w:p w14:paraId="381D0569" w14:textId="77777777" w:rsidR="00E837C6" w:rsidRPr="00551773" w:rsidRDefault="00E837C6" w:rsidP="00CE4D19">
            <w:pPr>
              <w:spacing w:before="2pt" w:after="2pt"/>
              <w:cnfStyle w:firstRow="0" w:lastRow="0" w:firstColumn="0" w:lastColumn="0" w:oddVBand="0" w:evenVBand="0" w:oddHBand="1" w:evenHBand="0" w:firstRowFirstColumn="0" w:firstRowLastColumn="0" w:lastRowFirstColumn="0" w:lastRowLastColumn="0"/>
              <w:rPr>
                <w:sz w:val="18"/>
                <w:szCs w:val="18"/>
              </w:rPr>
            </w:pPr>
            <w:r w:rsidRPr="00551773">
              <w:rPr>
                <w:rFonts w:eastAsia="Times New Roman" w:cs="Times New Roman"/>
                <w:sz w:val="18"/>
                <w:szCs w:val="18"/>
              </w:rPr>
              <w:t>MODERATE — suitable for disk-based feature selection but less effective against polymorphic variants</w:t>
            </w:r>
          </w:p>
        </w:tc>
      </w:tr>
      <w:tr w:rsidR="00E837C6" w:rsidRPr="00551773" w14:paraId="454F21F1" w14:textId="77777777" w:rsidTr="00E837C6">
        <w:trPr>
          <w:cnfStyle w:firstRow="0" w:lastRow="0" w:firstColumn="0" w:lastColumn="0" w:oddVBand="0" w:evenVBand="0" w:oddHBand="0" w:evenHBand="1" w:firstRowFirstColumn="0" w:firstRowLastColumn="0" w:lastRowFirstColumn="0" w:lastRowLastColumn="0"/>
          <w:trHeight w:val="1145"/>
        </w:trPr>
        <w:tc>
          <w:tcPr>
            <w:cnfStyle w:firstRow="0" w:lastRow="0" w:firstColumn="0" w:lastColumn="0" w:oddVBand="1" w:evenVBand="0" w:oddHBand="0" w:evenHBand="0" w:firstRowFirstColumn="0" w:firstRowLastColumn="0" w:lastRowFirstColumn="0" w:lastRowLastColumn="0"/>
            <w:tcW w:w="29.80pt" w:type="dxa"/>
            <w:shd w:val="clear" w:color="auto" w:fill="FFFFFF" w:themeFill="background1"/>
          </w:tcPr>
          <w:p w14:paraId="69F01A6C" w14:textId="77777777" w:rsidR="00E837C6" w:rsidRPr="00551773" w:rsidRDefault="00E837C6" w:rsidP="00CE4D19">
            <w:pPr>
              <w:spacing w:before="2pt" w:after="2pt"/>
              <w:rPr>
                <w:sz w:val="18"/>
                <w:szCs w:val="18"/>
              </w:rPr>
            </w:pPr>
            <w:r w:rsidRPr="00551773">
              <w:rPr>
                <w:rFonts w:eastAsia="Times New Roman" w:cs="Times New Roman"/>
                <w:b/>
                <w:bCs/>
                <w:sz w:val="18"/>
                <w:szCs w:val="18"/>
              </w:rPr>
              <w:t>ACO</w:t>
            </w:r>
          </w:p>
        </w:tc>
        <w:tc>
          <w:tcPr>
            <w:tcW w:w="64.20pt" w:type="dxa"/>
            <w:shd w:val="clear" w:color="auto" w:fill="FFFFFF" w:themeFill="background1"/>
          </w:tcPr>
          <w:p w14:paraId="3B32954D" w14:textId="77777777" w:rsidR="00E837C6" w:rsidRPr="00551773" w:rsidRDefault="00E837C6" w:rsidP="00CE4D19">
            <w:pPr>
              <w:spacing w:before="2pt" w:after="2pt"/>
              <w:cnfStyle w:firstRow="0" w:lastRow="0" w:firstColumn="0" w:lastColumn="0" w:oddVBand="0" w:evenVBand="0" w:oddHBand="0" w:evenHBand="1" w:firstRowFirstColumn="0" w:firstRowLastColumn="0" w:lastRowFirstColumn="0" w:lastRowLastColumn="0"/>
              <w:rPr>
                <w:sz w:val="18"/>
                <w:szCs w:val="18"/>
              </w:rPr>
            </w:pPr>
            <w:r w:rsidRPr="00551773">
              <w:rPr>
                <w:rFonts w:eastAsia="Times New Roman" w:cs="Times New Roman"/>
                <w:sz w:val="18"/>
                <w:szCs w:val="18"/>
              </w:rPr>
              <w:t>Pheromone-based path selection through probabilistic graph traversal</w:t>
            </w:r>
          </w:p>
        </w:tc>
        <w:tc>
          <w:tcPr>
            <w:cnfStyle w:firstRow="0" w:lastRow="0" w:firstColumn="0" w:lastColumn="0" w:oddVBand="1" w:evenVBand="0" w:oddHBand="0" w:evenHBand="0" w:firstRowFirstColumn="0" w:firstRowLastColumn="0" w:lastRowFirstColumn="0" w:lastRowLastColumn="0"/>
            <w:tcW w:w="60.45pt" w:type="dxa"/>
            <w:shd w:val="clear" w:color="auto" w:fill="FFFFFF" w:themeFill="background1"/>
          </w:tcPr>
          <w:p w14:paraId="1E966C50" w14:textId="77777777" w:rsidR="00E837C6" w:rsidRPr="00551773" w:rsidRDefault="00E837C6" w:rsidP="00CE4D19">
            <w:pPr>
              <w:spacing w:before="2pt" w:after="2pt"/>
              <w:rPr>
                <w:sz w:val="18"/>
                <w:szCs w:val="18"/>
              </w:rPr>
            </w:pPr>
            <w:r w:rsidRPr="00551773">
              <w:rPr>
                <w:rFonts w:eastAsia="Times New Roman" w:cs="Times New Roman"/>
                <w:sz w:val="18"/>
                <w:szCs w:val="18"/>
              </w:rPr>
              <w:t>LOW — pheromone graph model poorly suited to volatile, high-dimensional RAM feature spaces</w:t>
            </w:r>
          </w:p>
        </w:tc>
        <w:tc>
          <w:tcPr>
            <w:tcW w:w="92.55pt" w:type="dxa"/>
            <w:shd w:val="clear" w:color="auto" w:fill="FFFFFF" w:themeFill="background1"/>
          </w:tcPr>
          <w:p w14:paraId="0BC5FB87" w14:textId="77777777" w:rsidR="00E837C6" w:rsidRPr="00551773" w:rsidRDefault="00E837C6" w:rsidP="00CE4D19">
            <w:pPr>
              <w:spacing w:before="2pt" w:after="2pt"/>
              <w:cnfStyle w:firstRow="0" w:lastRow="0" w:firstColumn="0" w:lastColumn="0" w:oddVBand="0" w:evenVBand="0" w:oddHBand="0" w:evenHBand="1" w:firstRowFirstColumn="0" w:firstRowLastColumn="0" w:lastRowFirstColumn="0" w:lastRowLastColumn="0"/>
              <w:rPr>
                <w:sz w:val="18"/>
                <w:szCs w:val="18"/>
              </w:rPr>
            </w:pPr>
            <w:r w:rsidRPr="00551773">
              <w:rPr>
                <w:rFonts w:eastAsia="Times New Roman" w:cs="Times New Roman"/>
                <w:sz w:val="18"/>
                <w:szCs w:val="18"/>
              </w:rPr>
              <w:t>MODERATE — effective for static call-graph analysis but limited for real-time behavioral detection</w:t>
            </w:r>
          </w:p>
        </w:tc>
      </w:tr>
    </w:tbl>
    <w:p w14:paraId="66654B9A" w14:textId="5623B730" w:rsidR="00715787" w:rsidDel="00F97A2A" w:rsidRDefault="00715787" w:rsidP="00E15413">
      <w:pPr>
        <w:spacing w:before="3pt" w:after="3pt"/>
        <w:jc w:val="start"/>
        <w:rPr>
          <w:del w:id="0" w:author="MONICA P" w:date="2026-04-08T15:24:00Z" w16du:dateUtc="2026-04-08T09:54:00Z"/>
          <w:rFonts w:eastAsia="Times New Roman"/>
        </w:rPr>
        <w:sectPr w:rsidR="00715787" w:rsidDel="00F97A2A" w:rsidSect="00342DDA">
          <w:pgSz w:w="595.30pt" w:h="841.90pt" w:code="9"/>
          <w:pgMar w:top="53.85pt" w:right="44.50pt" w:bottom="72pt" w:left="44.50pt" w:header="36pt" w:footer="36pt" w:gutter="0pt"/>
          <w:cols w:num="2" w:space="12.20pt"/>
          <w:docGrid w:linePitch="360"/>
        </w:sectPr>
      </w:pPr>
    </w:p>
    <w:p w14:paraId="2DC47FBD" w14:textId="74F67A09" w:rsidR="00CA06CC" w:rsidRPr="00E837C6" w:rsidRDefault="00CA06CC" w:rsidP="00E837C6">
      <w:pPr>
        <w:spacing w:before="4pt" w:after="2pt"/>
        <w:jc w:val="both"/>
        <w:rPr>
          <w:rFonts w:eastAsia="Times New Roman"/>
          <w:b/>
          <w:bCs/>
        </w:rPr>
        <w:sectPr w:rsidR="00CA06CC" w:rsidRPr="00E837C6" w:rsidSect="00CA06CC">
          <w:type w:val="continuous"/>
          <w:pgSz w:w="595.30pt" w:h="841.90pt" w:code="9"/>
          <w:pgMar w:top="53.85pt" w:right="44.50pt" w:bottom="72pt" w:left="44.50pt" w:header="36pt" w:footer="36pt" w:gutter="0pt"/>
          <w:cols w:space="12.20pt"/>
          <w:docGrid w:linePitch="360"/>
        </w:sectPr>
      </w:pPr>
    </w:p>
    <w:p w14:paraId="3F9D12EC" w14:textId="3808CCA5" w:rsidR="00715787" w:rsidRPr="00715787" w:rsidRDefault="00715787" w:rsidP="00CA06CC">
      <w:pPr>
        <w:spacing w:before="3pt" w:after="3pt"/>
        <w:jc w:val="both"/>
        <w:rPr>
          <w:rFonts w:eastAsia="Times New Roman"/>
        </w:rPr>
      </w:pPr>
      <w:r w:rsidRPr="00715787">
        <w:rPr>
          <w:rFonts w:eastAsia="Times New Roman"/>
        </w:rPr>
        <w:lastRenderedPageBreak/>
        <w:t xml:space="preserve">WOA demonstrates clear superiority over GWO and ACO for ransomware detection optimization. Its adaptive exploration-exploitation balance — transitioning from global exploration (|A| &gt;= 1) to targeted exploitation (|A| &lt; 1) via the a-parameter decay — is particularly well-suited to the non-convex, high-dimensional behavioral feature </w:t>
      </w:r>
      <w:proofErr w:type="gramStart"/>
      <w:r w:rsidRPr="00715787">
        <w:rPr>
          <w:rFonts w:eastAsia="Times New Roman"/>
        </w:rPr>
        <w:t>spaces</w:t>
      </w:r>
      <w:proofErr w:type="gramEnd"/>
      <w:r w:rsidRPr="00715787">
        <w:rPr>
          <w:rFonts w:eastAsia="Times New Roman"/>
        </w:rPr>
        <w:t xml:space="preserve"> observed across the ten </w:t>
      </w:r>
      <w:proofErr w:type="spellStart"/>
      <w:r w:rsidRPr="00715787">
        <w:rPr>
          <w:rFonts w:eastAsia="Times New Roman"/>
        </w:rPr>
        <w:t>MalwareBazaar</w:t>
      </w:r>
      <w:proofErr w:type="spellEnd"/>
      <w:r w:rsidRPr="00715787">
        <w:rPr>
          <w:rFonts w:eastAsia="Times New Roman"/>
        </w:rPr>
        <w:t xml:space="preserve"> execution samples. For double-extortion detection specifically, WOA's fitness function can be tuned to weight exfiltration-phase indicators — C2 socket artifacts, data staging patterns, and service termination sequences — more heavily than post-encryption features, enabling the pre-encryption detection window critical for preventing both the data theft and encryption phases of double-extortion attacks.</w:t>
      </w:r>
    </w:p>
    <w:p w14:paraId="507CC48B" w14:textId="24BBF8A2" w:rsidR="004C74EB" w:rsidRPr="00C002D1" w:rsidRDefault="004C74EB" w:rsidP="00816AEB">
      <w:pPr>
        <w:pStyle w:val="Heading1"/>
        <w:jc w:val="start"/>
      </w:pPr>
      <w:r w:rsidRPr="00C002D1">
        <w:t>OPEN RESEARCH CHALLENGES AND GAP ANALYSIS</w:t>
      </w:r>
    </w:p>
    <w:p w14:paraId="692C504E" w14:textId="77777777" w:rsidR="005B1D88" w:rsidRPr="00C002D1" w:rsidRDefault="005B1D88" w:rsidP="00816AEB">
      <w:pPr>
        <w:pStyle w:val="Heading2"/>
        <w:ind w:start="14.40pt"/>
      </w:pPr>
      <w:r w:rsidRPr="00C002D1">
        <w:t>Challenge 1: Dataset Temporal Drift</w:t>
      </w:r>
    </w:p>
    <w:p w14:paraId="6411A304" w14:textId="77777777" w:rsidR="005B1D88" w:rsidRPr="00C002D1" w:rsidRDefault="005B1D88" w:rsidP="005B1D88">
      <w:pPr>
        <w:spacing w:before="3pt" w:after="3pt"/>
        <w:jc w:val="both"/>
      </w:pPr>
      <w:r w:rsidRPr="00B9277C">
        <w:t xml:space="preserve">The execution-based characteristics of </w:t>
      </w:r>
      <w:proofErr w:type="spellStart"/>
      <w:r w:rsidRPr="00B9277C">
        <w:t>MalwareBazaar</w:t>
      </w:r>
      <w:proofErr w:type="spellEnd"/>
      <w:r w:rsidRPr="00B9277C">
        <w:t xml:space="preserve"> were obtained through testing which was conducted on ransomware families that existed from 2019 to 2020 [31]. The newer ransomware families </w:t>
      </w:r>
      <w:proofErr w:type="spellStart"/>
      <w:r w:rsidRPr="00B9277C">
        <w:t>BlackCat</w:t>
      </w:r>
      <w:proofErr w:type="spellEnd"/>
      <w:r w:rsidRPr="00B9277C">
        <w:t xml:space="preserve">, </w:t>
      </w:r>
      <w:proofErr w:type="spellStart"/>
      <w:r w:rsidRPr="00B9277C">
        <w:t>LockBit</w:t>
      </w:r>
      <w:proofErr w:type="spellEnd"/>
      <w:r w:rsidRPr="00B9277C">
        <w:t xml:space="preserve"> 3.0, and Royal show completely different patterns of behavior and memory usage than older ransomware families [10], [34]. Historical dataset WOA-based models do not successfully adapt to current threat detection requirements [2], [5]. Organizations need to establish continuous retraining systems which use automated threat intelligence data </w:t>
      </w:r>
      <w:proofErr w:type="gramStart"/>
      <w:r w:rsidRPr="00B9277C">
        <w:t>ingestion</w:t>
      </w:r>
      <w:proofErr w:type="gramEnd"/>
      <w:r w:rsidRPr="00B9277C">
        <w:t xml:space="preserve"> or they need to create transfer learning methods which enable WOA-based feature selection to work with new ransomware families that require only basic execution data.</w:t>
      </w:r>
    </w:p>
    <w:p w14:paraId="13A7B2C3" w14:textId="77777777" w:rsidR="005B1D88" w:rsidRPr="00C002D1" w:rsidRDefault="005B1D88" w:rsidP="00816AEB">
      <w:pPr>
        <w:pStyle w:val="Heading2"/>
        <w:ind w:start="14.40pt"/>
      </w:pPr>
      <w:r w:rsidRPr="00C002D1">
        <w:t>Challenge 2: Real-Time Computational Feasibility</w:t>
      </w:r>
    </w:p>
    <w:p w14:paraId="2381A24E" w14:textId="77777777" w:rsidR="005B1D88" w:rsidRDefault="005B1D88" w:rsidP="005B1D88">
      <w:pPr>
        <w:pStyle w:val="Heading2"/>
        <w:numPr>
          <w:ilvl w:val="0"/>
          <w:numId w:val="0"/>
        </w:numPr>
      </w:pPr>
      <w:r w:rsidRPr="00B9277C">
        <w:rPr>
          <w:b w:val="0"/>
          <w:i w:val="0"/>
          <w:iCs w:val="0"/>
          <w:noProof w:val="0"/>
        </w:rPr>
        <w:t>The WOA algorithm needs several seconds to minutes on standard ransomware datasets when operating with 30 to 50 agent populations and 100 to 500 iteration settings which makes it suitable for offline feature selection but unusable in detection scenarios that need sub-second reaction times [11]. The detection of fileless ransomware faces this restriction because the time between process injection and encryption operations tends to be extremely brief. The dynamic feature selection process of streaming WOA adaptations which use fresh memory telemetry data could serve as a method to achieve real-time performance [13].</w:t>
      </w:r>
    </w:p>
    <w:p w14:paraId="3F3C5E68" w14:textId="77777777" w:rsidR="005B1D88" w:rsidRPr="00C002D1" w:rsidRDefault="005B1D88" w:rsidP="00816AEB">
      <w:pPr>
        <w:pStyle w:val="Heading2"/>
        <w:ind w:start="14.40pt"/>
      </w:pPr>
      <w:r w:rsidRPr="00C002D1">
        <w:t>Challenge 3: Anti-Forensic Evasion</w:t>
      </w:r>
    </w:p>
    <w:p w14:paraId="09FE8DFB" w14:textId="77777777" w:rsidR="005B1D88" w:rsidRPr="00C002D1" w:rsidRDefault="005B1D88" w:rsidP="005B1D88">
      <w:pPr>
        <w:spacing w:before="3pt" w:after="3pt"/>
        <w:jc w:val="both"/>
      </w:pPr>
      <w:r w:rsidRPr="00B9277C">
        <w:t>Advanced threat actors have begun deploying anti-forensic techniques which target memory analysis tools that use Volatility. The technique Direct Kernel Object Manipulation (DKOM) enables process removal from kernel structures while maintaining system execution which results in severe difficulties for artifact extraction [22], [23], [24]. The WOA-based detection systems need to handle incomplete memory evidence which has been modified by attackers through their implementation of uncertainty-aware classification frameworks which ensure correct detection even when essential forensic attributes are missing or damaged.</w:t>
      </w:r>
    </w:p>
    <w:p w14:paraId="059993A1" w14:textId="77777777" w:rsidR="005B1D88" w:rsidRPr="00C002D1" w:rsidRDefault="005B1D88" w:rsidP="00816AEB">
      <w:pPr>
        <w:pStyle w:val="Heading2"/>
        <w:ind w:start="14.40pt"/>
      </w:pPr>
      <w:r w:rsidRPr="00C002D1">
        <w:t>Challenge 4: Legal Admissibility of Optimization-Based Evidence</w:t>
      </w:r>
    </w:p>
    <w:p w14:paraId="6FC138DD" w14:textId="77777777" w:rsidR="005B1D88" w:rsidRPr="00C002D1" w:rsidRDefault="005B1D88" w:rsidP="005B1D88">
      <w:pPr>
        <w:spacing w:before="3pt" w:after="3pt"/>
        <w:jc w:val="both"/>
      </w:pPr>
      <w:r w:rsidRPr="00B9277C">
        <w:t xml:space="preserve">All jurisdictions currently lack a formal certification standard which assesses the reliability of metaheuristic-based detection systems used as forensic evidence. The stochastic nature of </w:t>
      </w:r>
      <w:r w:rsidRPr="00B9277C">
        <w:t>optimization processes [13], [37] creates challenges which prevent both reproducibility and interpretability of results. The establishment of standards needs active participation from cybersecurity researchers and forensic practitioners and legal scholars who will determine acceptable limits for reproducibility and interpretability and error rate disclosure.</w:t>
      </w:r>
    </w:p>
    <w:p w14:paraId="62AF6B06" w14:textId="77777777" w:rsidR="005B1D88" w:rsidRDefault="005B1D88" w:rsidP="00816AEB">
      <w:pPr>
        <w:pStyle w:val="Heading2"/>
        <w:ind w:start="14.40pt"/>
      </w:pPr>
      <w:r w:rsidRPr="00C002D1">
        <w:t>Challenge 5: Cross-Platform Generalization</w:t>
      </w:r>
    </w:p>
    <w:p w14:paraId="7EA99F04" w14:textId="77777777" w:rsidR="005B1D88" w:rsidRPr="00B9277C" w:rsidRDefault="005B1D88" w:rsidP="005B1D88">
      <w:pPr>
        <w:spacing w:before="3pt" w:after="3pt"/>
        <w:jc w:val="both"/>
      </w:pPr>
      <w:r w:rsidRPr="000C5231">
        <w:t xml:space="preserve">The surveyed literature is predominantly focused on Windows-based environments. Ransomware attacks now target Linux systems and virtualized environments and enterprise infrastructure services according to research [10] and [34]. WOA-based models trained on behavior-derived memory indicators from </w:t>
      </w:r>
      <w:proofErr w:type="spellStart"/>
      <w:r w:rsidRPr="000C5231">
        <w:t>MalwareBazaar</w:t>
      </w:r>
      <w:proofErr w:type="spellEnd"/>
      <w:r w:rsidRPr="000C5231">
        <w:t xml:space="preserve"> are not directly applicable to other architectures without retraining on platform-specific data [31]. The research gap exists because researchers need to develop platform-agnostic memory forensics frameworks together with cross-platform benchmark datasets which should include Linux and macOS and container-based environments since REvil </w:t>
      </w:r>
      <w:proofErr w:type="spellStart"/>
      <w:r w:rsidRPr="000C5231">
        <w:t>ESXi</w:t>
      </w:r>
      <w:proofErr w:type="spellEnd"/>
      <w:r w:rsidRPr="000C5231">
        <w:t xml:space="preserve"> variants specifically attack Linux virtualization platforms according to this paper's empirical ransomware research.</w:t>
      </w:r>
    </w:p>
    <w:p w14:paraId="4F28BECB" w14:textId="77777777" w:rsidR="005B1D88" w:rsidRPr="00C002D1" w:rsidRDefault="005B1D88" w:rsidP="00CA06CC">
      <w:pPr>
        <w:spacing w:before="3pt" w:after="3pt"/>
        <w:jc w:val="both"/>
      </w:pPr>
    </w:p>
    <w:p w14:paraId="11022646" w14:textId="367CA276" w:rsidR="004C74EB" w:rsidRPr="00C002D1" w:rsidRDefault="004C74EB" w:rsidP="00816AEB">
      <w:pPr>
        <w:pStyle w:val="Heading1"/>
        <w:jc w:val="start"/>
      </w:pPr>
      <w:r w:rsidRPr="00C002D1">
        <w:t xml:space="preserve"> FUTURE RESEARCH DIRECTIONS</w:t>
      </w:r>
    </w:p>
    <w:p w14:paraId="4948FB67" w14:textId="77777777" w:rsidR="005B1D88" w:rsidRPr="00C002D1" w:rsidRDefault="005B1D88" w:rsidP="005B1D88">
      <w:pPr>
        <w:spacing w:before="3pt" w:after="3pt"/>
        <w:jc w:val="both"/>
      </w:pPr>
      <w:r w:rsidRPr="00C002D1">
        <w:t xml:space="preserve">Real-Time Streaming WOA: Online variants of WOA that support incremental feature selection on streaming memory telemetry represent a critical research direction for enabling real-time fileless ransomware detection. Warm-start initialization and early stopping based on convergence criteria may reduce computational latency </w:t>
      </w:r>
      <w:hyperlink w:anchor="ref_13">
        <w:r w:rsidRPr="00C002D1">
          <w:rPr>
            <w:color w:val="0563C1"/>
            <w:u w:val="single"/>
          </w:rPr>
          <w:t>[13]</w:t>
        </w:r>
      </w:hyperlink>
      <w:r w:rsidRPr="00C002D1">
        <w:t xml:space="preserve">, </w:t>
      </w:r>
      <w:hyperlink w:anchor="ref_15">
        <w:r w:rsidRPr="00C002D1">
          <w:rPr>
            <w:color w:val="0563C1"/>
            <w:u w:val="single"/>
          </w:rPr>
          <w:t>[15]</w:t>
        </w:r>
      </w:hyperlink>
      <w:r w:rsidRPr="00C002D1">
        <w:t>. Integration with stream processing frameworks such as Apache Kafka or Apache Flink could enable sub-second feature selection updates aligned with the operational requirements of security operations centers.</w:t>
      </w:r>
    </w:p>
    <w:p w14:paraId="0FE173EA" w14:textId="77777777" w:rsidR="005B1D88" w:rsidRPr="00C002D1" w:rsidRDefault="005B1D88" w:rsidP="005B1D88">
      <w:pPr>
        <w:spacing w:before="3pt" w:after="3pt"/>
        <w:jc w:val="both"/>
      </w:pPr>
      <w:r w:rsidRPr="00C002D1">
        <w:t xml:space="preserve">Explainable WOA Frameworks: SHAP and LIME integration with WOA-based classifiers can provide interpretable detection outputs. Counterfactual explanations offer additional potential by identifying minimal feature changes required to alter classification outcomes </w:t>
      </w:r>
      <w:hyperlink w:anchor="ref_32">
        <w:r w:rsidRPr="00C002D1">
          <w:rPr>
            <w:color w:val="0563C1"/>
            <w:u w:val="single"/>
          </w:rPr>
          <w:t>[32]</w:t>
        </w:r>
      </w:hyperlink>
      <w:r w:rsidRPr="00C002D1">
        <w:t xml:space="preserve">, </w:t>
      </w:r>
      <w:hyperlink w:anchor="ref_34">
        <w:r w:rsidRPr="00C002D1">
          <w:rPr>
            <w:color w:val="0563C1"/>
            <w:u w:val="single"/>
          </w:rPr>
          <w:t>[34]</w:t>
        </w:r>
      </w:hyperlink>
      <w:r w:rsidRPr="00C002D1">
        <w:t>. Such explainability mechanisms are increasingly mandated by emerging AI governance regulations, making their integration with WOA detection systems both a technical and a legal necessity for organizations operating in regulated industries.</w:t>
      </w:r>
    </w:p>
    <w:p w14:paraId="57289526" w14:textId="77777777" w:rsidR="005B1D88" w:rsidRPr="00C002D1" w:rsidRDefault="005B1D88" w:rsidP="005B1D88">
      <w:pPr>
        <w:spacing w:before="3pt" w:after="3pt"/>
        <w:jc w:val="both"/>
      </w:pPr>
      <w:proofErr w:type="spellStart"/>
      <w:r w:rsidRPr="00C002D1">
        <w:t>Adversarially</w:t>
      </w:r>
      <w:proofErr w:type="spellEnd"/>
      <w:r w:rsidRPr="00C002D1">
        <w:t xml:space="preserve"> Robust WOA: Improving robustness against anti-forensic techniques requires adversarial training approaches that model attacker–defender interactions. Game-theoretic frameworks can help simulate evasion techniques and improve model resilience </w:t>
      </w:r>
      <w:hyperlink w:anchor="ref_13">
        <w:r w:rsidRPr="00C002D1">
          <w:rPr>
            <w:color w:val="0563C1"/>
            <w:u w:val="single"/>
          </w:rPr>
          <w:t>[13]</w:t>
        </w:r>
      </w:hyperlink>
      <w:r w:rsidRPr="00C002D1">
        <w:t xml:space="preserve">, </w:t>
      </w:r>
      <w:hyperlink w:anchor="ref_34">
        <w:r w:rsidRPr="00C002D1">
          <w:rPr>
            <w:color w:val="0563C1"/>
            <w:u w:val="single"/>
          </w:rPr>
          <w:t>[34]</w:t>
        </w:r>
      </w:hyperlink>
      <w:r w:rsidRPr="00C002D1">
        <w:t>. Red-team evaluation protocols specifically designed for memory forensics–based classifiers, in which adversaries attempt to manipulate memory artifacts to evade WOA-selected feature detectors, would provide a rigorous benchmark for assessing adversarial robustness.</w:t>
      </w:r>
    </w:p>
    <w:p w14:paraId="4AEEB509" w14:textId="77777777" w:rsidR="005B1D88" w:rsidRDefault="005B1D88" w:rsidP="005B1D88">
      <w:pPr>
        <w:spacing w:before="3pt" w:after="3pt"/>
        <w:jc w:val="both"/>
      </w:pPr>
      <w:r>
        <w:t xml:space="preserve">The federated learning system uses local WOA-based feature selection to enable model training while protecting memory data from being transmitted. Differential privacy mechanisms need to be integrated into the system because they provide essential protection for GDPR compliance requirements [18], [32]. This research area becomes essential when organizations </w:t>
      </w:r>
      <w:r>
        <w:lastRenderedPageBreak/>
        <w:t>need to share intelligence about cyber threats across multiple organizations for detection purposes.</w:t>
      </w:r>
    </w:p>
    <w:p w14:paraId="526A6330" w14:textId="382E2806" w:rsidR="005B1D88" w:rsidRPr="00C002D1" w:rsidRDefault="005B1D88" w:rsidP="00CA06CC">
      <w:pPr>
        <w:spacing w:before="3pt" w:after="3pt"/>
        <w:jc w:val="both"/>
      </w:pPr>
      <w:r>
        <w:t>Forensic-Certified Automated Response: The research field provides valuable opportunities through automated response systems which use WOA detection together with explainability tools and evidence management systems that meet legal standards. The systems need to operate according to time frames established by GDPR Article 33 and CERT-In guidelines [36], [39]. A complete forensic-certified automated response system would create an entire workflow for detection through evidence preservation until regulatory notification and incident containment, which exists as a legally defensible process.</w:t>
      </w:r>
    </w:p>
    <w:p w14:paraId="3087453B" w14:textId="06D28505" w:rsidR="004C74EB" w:rsidRPr="00C002D1" w:rsidRDefault="004C74EB" w:rsidP="00816AEB">
      <w:pPr>
        <w:pStyle w:val="Heading1"/>
        <w:jc w:val="start"/>
      </w:pPr>
      <w:r w:rsidRPr="00C002D1">
        <w:t>CONCLUSION</w:t>
      </w:r>
    </w:p>
    <w:p w14:paraId="72C6E82B" w14:textId="77777777" w:rsidR="005B1D88" w:rsidRPr="00C002D1" w:rsidRDefault="005B1D88" w:rsidP="005B1D88">
      <w:pPr>
        <w:spacing w:before="3pt" w:after="3pt"/>
        <w:jc w:val="both"/>
      </w:pPr>
      <w:r w:rsidRPr="00C002D1">
        <w:t xml:space="preserve">This paper has presented an application-driven ransomware detection framework grounded in systematic behavioral analysis of ten real-world ransomware families sourced from </w:t>
      </w:r>
      <w:proofErr w:type="spellStart"/>
      <w:r w:rsidRPr="00C002D1">
        <w:t>MalwareBazaar</w:t>
      </w:r>
      <w:proofErr w:type="spellEnd"/>
      <w:r w:rsidRPr="00C002D1">
        <w:t xml:space="preserve">. The Whale Optimization Algorithm (WOA) is employed to optimize behavior-derived memory indicators extracted from real-world ransomware execution, constituting the primary contribution of this work. WOA's four core mechanisms—Encircling Prey behavior to converge toward optimal feature subsets, Bubble-Net Attacking to refine and exploit the best behavioral indicators, Search for Prey exploration to discover diverse non-redundant patterns, and Position Updating to balance exploration and exploitation—translate directly into application-driven ransomware detection optimization for both fileless and file-based categories </w:t>
      </w:r>
      <w:hyperlink w:anchor="ref_11">
        <w:r w:rsidRPr="00C002D1">
          <w:rPr>
            <w:color w:val="0563C1"/>
            <w:u w:val="single"/>
          </w:rPr>
          <w:t>[11]</w:t>
        </w:r>
      </w:hyperlink>
      <w:r w:rsidRPr="00C002D1">
        <w:t xml:space="preserve">, </w:t>
      </w:r>
      <w:hyperlink w:anchor="ref_13">
        <w:r w:rsidRPr="00C002D1">
          <w:rPr>
            <w:color w:val="0563C1"/>
            <w:u w:val="single"/>
          </w:rPr>
          <w:t>[13]</w:t>
        </w:r>
      </w:hyperlink>
      <w:r w:rsidRPr="00C002D1">
        <w:t>. A supporting PRISMA 2020 SLR of 45 peer-reviewed studies from 912 initial candidates contextualizes and validates the proposed framework.</w:t>
      </w:r>
    </w:p>
    <w:p w14:paraId="53C5A3F2" w14:textId="77777777" w:rsidR="005B1D88" w:rsidRPr="00C002D1" w:rsidRDefault="005B1D88" w:rsidP="005B1D88">
      <w:pPr>
        <w:spacing w:before="3pt" w:after="3pt"/>
        <w:jc w:val="both"/>
      </w:pPr>
      <w:r w:rsidRPr="00C002D1">
        <w:t xml:space="preserve">Applied to behavior-derived memory indicators from </w:t>
      </w:r>
      <w:proofErr w:type="spellStart"/>
      <w:r w:rsidRPr="00C002D1">
        <w:t>MalwareBazaar</w:t>
      </w:r>
      <w:proofErr w:type="spellEnd"/>
      <w:r w:rsidRPr="00C002D1">
        <w:t xml:space="preserve"> execution analysis across ten ransomware families, WOA consistently identifies reduced feature subsets while maintaining detection accuracy above 97% </w:t>
      </w:r>
      <w:hyperlink w:anchor="ref_1">
        <w:r w:rsidRPr="00C002D1">
          <w:rPr>
            <w:color w:val="0563C1"/>
            <w:u w:val="single"/>
          </w:rPr>
          <w:t>[1]</w:t>
        </w:r>
      </w:hyperlink>
      <w:r w:rsidRPr="00C002D1">
        <w:t xml:space="preserve">, </w:t>
      </w:r>
      <w:hyperlink w:anchor="ref_12">
        <w:r w:rsidRPr="00C002D1">
          <w:rPr>
            <w:color w:val="0563C1"/>
            <w:u w:val="single"/>
          </w:rPr>
          <w:t>[12]</w:t>
        </w:r>
      </w:hyperlink>
      <w:r w:rsidRPr="00C002D1">
        <w:t>. This performance advantage is most pronounced in the detection scenarios most critical to contemporary threats: volatile memory forensics for fileless ransomware (Ryuk, Conti, REvil, Quantum, Hive), and early behavioral detection during the data exfiltration phase of double-extortion attacks across all ten analyzed families. The proposed framework demonstrates that pre-encryption detection is achievable through WOA-optimized RAM analysis, fundamentally transforming the defensive timeline from reactive (post-encryption recovery) to proactive (pre-encryption intervention).</w:t>
      </w:r>
    </w:p>
    <w:p w14:paraId="602F4B29" w14:textId="77777777" w:rsidR="005B1D88" w:rsidRDefault="005B1D88" w:rsidP="005B1D88">
      <w:pPr>
        <w:spacing w:before="3pt" w:after="3pt"/>
        <w:jc w:val="both"/>
      </w:pPr>
      <w:r w:rsidRPr="000C5231">
        <w:t xml:space="preserve">The four-stratum taxonomy developed in this work—static analysis, dynamic analysis, memory-based detection, and hybrid optimization-driven systems—provides a structured framework for categorizing ransomware detection approaches [5], [34].The research findings about ten </w:t>
      </w:r>
      <w:proofErr w:type="spellStart"/>
      <w:r w:rsidRPr="000C5231">
        <w:t>MalwareBazaar</w:t>
      </w:r>
      <w:proofErr w:type="spellEnd"/>
      <w:r w:rsidRPr="000C5231">
        <w:t xml:space="preserve"> families show that fileless ransomware needs RAM-based detection while file-based families need hybrid detection through disk and memory forensics. The regulatory analysis highlights that explainability and evidentiary admissibility issues remain unresolved, particularly under GDPR and the Indian IT Act [36], [39]. The research agenda presented in this paper becomes operationally urgent because rising ransomware attacks require organizations to defend against double-extortion attacks while complying with new regulatory </w:t>
      </w:r>
      <w:r w:rsidRPr="000C5231">
        <w:t>standards and using new behavior-driven optimization methods.</w:t>
      </w:r>
    </w:p>
    <w:p w14:paraId="11635258" w14:textId="77777777" w:rsidR="005B1D88" w:rsidRDefault="005B1D88" w:rsidP="005B1D88">
      <w:pPr>
        <w:spacing w:before="3pt" w:after="3pt"/>
        <w:jc w:val="both"/>
      </w:pPr>
    </w:p>
    <w:p w14:paraId="7D714AE3" w14:textId="77777777" w:rsidR="002F5558" w:rsidRPr="0016039A" w:rsidRDefault="002F5558" w:rsidP="00816AEB">
      <w:pPr>
        <w:spacing w:before="6pt" w:after="3pt"/>
        <w:jc w:val="start"/>
      </w:pPr>
      <w:r w:rsidRPr="0016039A">
        <w:rPr>
          <w:b/>
          <w:bCs/>
          <w:caps/>
        </w:rPr>
        <w:t>References</w:t>
      </w:r>
    </w:p>
    <w:p w14:paraId="7E52ECF5" w14:textId="77777777" w:rsidR="002F5558" w:rsidRPr="00E17797" w:rsidRDefault="002F5558" w:rsidP="002F5558">
      <w:pPr>
        <w:spacing w:after="3pt"/>
        <w:jc w:val="both"/>
      </w:pPr>
      <w:bookmarkStart w:id="1" w:name="ref1"/>
      <w:r w:rsidRPr="00E17797">
        <w:t>[1]</w:t>
      </w:r>
      <w:bookmarkEnd w:id="1"/>
      <w:r w:rsidRPr="00E17797">
        <w:t xml:space="preserve"> M. Al Ghamri, D. Ibrahim, R. </w:t>
      </w:r>
      <w:proofErr w:type="spellStart"/>
      <w:r w:rsidRPr="00E17797">
        <w:t>Sihwail</w:t>
      </w:r>
      <w:proofErr w:type="spellEnd"/>
      <w:r w:rsidRPr="00E17797">
        <w:t xml:space="preserve">, and M. Shehab, "Whale Optimization Algorithm for Feature Selection Enhances Classification in Malware Datasets," Journal of Computational and Cognitive Engineering, vol. 4, no. 3, pp. 387–396, 2025, </w:t>
      </w:r>
      <w:proofErr w:type="spellStart"/>
      <w:r w:rsidRPr="00E17797">
        <w:t>doi</w:t>
      </w:r>
      <w:proofErr w:type="spellEnd"/>
      <w:r w:rsidRPr="00E17797">
        <w:t>: 10.47852/bonviewJCCE42024233.</w:t>
      </w:r>
    </w:p>
    <w:p w14:paraId="4E597501" w14:textId="77777777" w:rsidR="002F5558" w:rsidRPr="00E17797" w:rsidRDefault="002F5558" w:rsidP="002F5558">
      <w:pPr>
        <w:spacing w:after="3pt"/>
        <w:jc w:val="both"/>
      </w:pPr>
      <w:bookmarkStart w:id="2" w:name="ref2"/>
      <w:r w:rsidRPr="00E17797">
        <w:t xml:space="preserve">[2] S. Alzahrani, Y. Xiao, S. Asiri, J. Zheng, and T. Li, "A Survey of Ransomware Detection Methods," IEEE Access, 2025, </w:t>
      </w:r>
      <w:proofErr w:type="spellStart"/>
      <w:r w:rsidRPr="00E17797">
        <w:t>doi</w:t>
      </w:r>
      <w:proofErr w:type="spellEnd"/>
      <w:r w:rsidRPr="00E17797">
        <w:t>: 10.1109/ACCESS.2025.3556187.</w:t>
      </w:r>
    </w:p>
    <w:p w14:paraId="58EA86E5" w14:textId="77777777" w:rsidR="002F5558" w:rsidRPr="00E17797" w:rsidRDefault="002F5558" w:rsidP="002F5558">
      <w:pPr>
        <w:spacing w:after="3pt"/>
        <w:jc w:val="both"/>
      </w:pPr>
      <w:bookmarkStart w:id="3" w:name="ref3"/>
      <w:r w:rsidRPr="00E17797">
        <w:t>[3]</w:t>
      </w:r>
      <w:bookmarkEnd w:id="2"/>
      <w:r w:rsidRPr="00E17797">
        <w:t xml:space="preserve"> R. </w:t>
      </w:r>
      <w:proofErr w:type="spellStart"/>
      <w:r w:rsidRPr="00E17797">
        <w:t>Vinayakumar</w:t>
      </w:r>
      <w:proofErr w:type="spellEnd"/>
      <w:r w:rsidRPr="00E17797">
        <w:t>, K. P. Soman, and P. Poornachandran, "Deep Android Malware Detection and Classification," Proc. ICACCI, 2017.</w:t>
      </w:r>
    </w:p>
    <w:p w14:paraId="3845EFBC" w14:textId="77777777" w:rsidR="002F5558" w:rsidRPr="00E17797" w:rsidRDefault="002F5558" w:rsidP="002F5558">
      <w:pPr>
        <w:spacing w:after="3pt"/>
        <w:jc w:val="both"/>
      </w:pPr>
      <w:bookmarkStart w:id="4" w:name="ref4"/>
      <w:r w:rsidRPr="00E17797">
        <w:t>[4]</w:t>
      </w:r>
      <w:bookmarkEnd w:id="3"/>
      <w:r w:rsidRPr="00E17797">
        <w:t xml:space="preserve"> P. </w:t>
      </w:r>
      <w:proofErr w:type="spellStart"/>
      <w:r w:rsidRPr="00E17797">
        <w:t>Maniriho</w:t>
      </w:r>
      <w:proofErr w:type="spellEnd"/>
      <w:r w:rsidRPr="00E17797">
        <w:t>, A. N. Mahmood, and M. J. M. Chowdhury, "</w:t>
      </w:r>
      <w:proofErr w:type="spellStart"/>
      <w:r w:rsidRPr="00E17797">
        <w:t>MeMalDet</w:t>
      </w:r>
      <w:proofErr w:type="spellEnd"/>
      <w:r w:rsidRPr="00E17797">
        <w:t xml:space="preserve">: A Memory Analysis-Based Malware Detection Framework Using Deep Autoencoders and Stacked Ensemble Under Temporal Evaluations," Computers &amp; Security, vol. 142, 2024, </w:t>
      </w:r>
      <w:proofErr w:type="spellStart"/>
      <w:r w:rsidRPr="00E17797">
        <w:t>doi</w:t>
      </w:r>
      <w:proofErr w:type="spellEnd"/>
      <w:r w:rsidRPr="00E17797">
        <w:t>: 10.1016/j.cose.2024.103864.</w:t>
      </w:r>
    </w:p>
    <w:p w14:paraId="6E0AD264" w14:textId="77777777" w:rsidR="002F5558" w:rsidRPr="00E17797" w:rsidRDefault="002F5558" w:rsidP="002F5558">
      <w:pPr>
        <w:spacing w:after="3pt"/>
        <w:jc w:val="both"/>
      </w:pPr>
      <w:bookmarkStart w:id="5" w:name="ref5"/>
      <w:r w:rsidRPr="00E17797">
        <w:t>[5]</w:t>
      </w:r>
      <w:bookmarkEnd w:id="4"/>
      <w:r w:rsidRPr="00E17797">
        <w:t xml:space="preserve"> M. Sneha, A. Arya, and P. Agarwal, "Ransomware Detection Techniques in the Dawn of Artificial Intelligence: A Survey," Proc. ACM ICADTA, 2021, </w:t>
      </w:r>
      <w:proofErr w:type="spellStart"/>
      <w:r w:rsidRPr="00E17797">
        <w:t>doi</w:t>
      </w:r>
      <w:proofErr w:type="spellEnd"/>
      <w:r w:rsidRPr="00E17797">
        <w:t>: 10.1145/3447654.3447659.</w:t>
      </w:r>
    </w:p>
    <w:p w14:paraId="30363107" w14:textId="77777777" w:rsidR="002F5558" w:rsidRPr="00E17797" w:rsidRDefault="002F5558" w:rsidP="002F5558">
      <w:pPr>
        <w:spacing w:after="3pt"/>
        <w:jc w:val="both"/>
      </w:pPr>
      <w:bookmarkStart w:id="6" w:name="ref6"/>
      <w:r w:rsidRPr="00E17797">
        <w:t>[6]</w:t>
      </w:r>
      <w:bookmarkEnd w:id="5"/>
      <w:r w:rsidRPr="00E17797">
        <w:t xml:space="preserve"> S. J. </w:t>
      </w:r>
      <w:proofErr w:type="spellStart"/>
      <w:r w:rsidRPr="00E17797">
        <w:t>Kattamuri</w:t>
      </w:r>
      <w:proofErr w:type="spellEnd"/>
      <w:r w:rsidRPr="00E17797">
        <w:t xml:space="preserve">, R. K. V. </w:t>
      </w:r>
      <w:proofErr w:type="spellStart"/>
      <w:r w:rsidRPr="00E17797">
        <w:t>Penmatsa</w:t>
      </w:r>
      <w:proofErr w:type="spellEnd"/>
      <w:r w:rsidRPr="00E17797">
        <w:t xml:space="preserve">, S. Chakravarty, and V. S. P. </w:t>
      </w:r>
      <w:proofErr w:type="spellStart"/>
      <w:r w:rsidRPr="00E17797">
        <w:t>Madabathula</w:t>
      </w:r>
      <w:proofErr w:type="spellEnd"/>
      <w:r w:rsidRPr="00E17797">
        <w:t xml:space="preserve">, "Swarm Optimization and Machine Learning Applied to PE Malware Detection towards Cyber Threat Intelligence," Electronics, vol. 12, no. 2, 342, 2023, </w:t>
      </w:r>
      <w:proofErr w:type="spellStart"/>
      <w:r w:rsidRPr="00E17797">
        <w:t>doi</w:t>
      </w:r>
      <w:proofErr w:type="spellEnd"/>
      <w:r w:rsidRPr="00E17797">
        <w:t>: 10.3390/electronics12020342.</w:t>
      </w:r>
    </w:p>
    <w:p w14:paraId="2A03A632" w14:textId="77777777" w:rsidR="002F5558" w:rsidRPr="00E17797" w:rsidRDefault="002F5558" w:rsidP="002F5558">
      <w:pPr>
        <w:spacing w:after="3pt"/>
        <w:jc w:val="both"/>
      </w:pPr>
      <w:bookmarkStart w:id="7" w:name="ref7"/>
      <w:r w:rsidRPr="00E17797">
        <w:t>[7]</w:t>
      </w:r>
      <w:bookmarkEnd w:id="6"/>
      <w:r w:rsidRPr="00E17797">
        <w:t xml:space="preserve"> F. J. </w:t>
      </w:r>
      <w:proofErr w:type="spellStart"/>
      <w:r w:rsidRPr="00E17797">
        <w:t>Akinshola</w:t>
      </w:r>
      <w:proofErr w:type="spellEnd"/>
      <w:r w:rsidRPr="00E17797">
        <w:t xml:space="preserve">-Awe, A. A. </w:t>
      </w:r>
      <w:proofErr w:type="spellStart"/>
      <w:r w:rsidRPr="00E17797">
        <w:t>Obiniyi</w:t>
      </w:r>
      <w:proofErr w:type="spellEnd"/>
      <w:r w:rsidRPr="00E17797">
        <w:t xml:space="preserve">, G. I. O. </w:t>
      </w:r>
      <w:proofErr w:type="spellStart"/>
      <w:r w:rsidRPr="00E17797">
        <w:t>Aimufua</w:t>
      </w:r>
      <w:proofErr w:type="spellEnd"/>
      <w:r w:rsidRPr="00E17797">
        <w:t xml:space="preserve">, and T. K. </w:t>
      </w:r>
      <w:proofErr w:type="spellStart"/>
      <w:r w:rsidRPr="00E17797">
        <w:t>Anyachebelu</w:t>
      </w:r>
      <w:proofErr w:type="spellEnd"/>
      <w:r w:rsidRPr="00E17797">
        <w:t xml:space="preserve">, "Framework for the Detection and Classification of Malware Using Machine Learning," DUJOPAS, vol. 10, no. 3a, 2024, </w:t>
      </w:r>
      <w:proofErr w:type="spellStart"/>
      <w:r w:rsidRPr="00E17797">
        <w:t>doi</w:t>
      </w:r>
      <w:proofErr w:type="spellEnd"/>
      <w:r w:rsidRPr="00E17797">
        <w:t>: 10.4314/dujopas.v10i3a.17.</w:t>
      </w:r>
    </w:p>
    <w:p w14:paraId="690B9F08" w14:textId="77777777" w:rsidR="002F5558" w:rsidRPr="00E17797" w:rsidRDefault="002F5558" w:rsidP="002F5558">
      <w:pPr>
        <w:spacing w:after="3pt"/>
        <w:jc w:val="both"/>
      </w:pPr>
      <w:bookmarkStart w:id="8" w:name="ref8"/>
      <w:r w:rsidRPr="00E17797">
        <w:t>[8]</w:t>
      </w:r>
      <w:bookmarkEnd w:id="7"/>
      <w:r w:rsidRPr="00E17797">
        <w:t xml:space="preserve"> R. </w:t>
      </w:r>
      <w:proofErr w:type="spellStart"/>
      <w:r w:rsidRPr="00E17797">
        <w:t>Sihwail</w:t>
      </w:r>
      <w:proofErr w:type="spellEnd"/>
      <w:r w:rsidRPr="00E17797">
        <w:t xml:space="preserve">, K. Omar, and K. A. Zainol Ariffin, "An Effective Memory Analysis for Malware Detection and Classification," Computers, Materials &amp; Continua, vol. 67, 2021, </w:t>
      </w:r>
      <w:proofErr w:type="spellStart"/>
      <w:r w:rsidRPr="00E17797">
        <w:t>doi</w:t>
      </w:r>
      <w:proofErr w:type="spellEnd"/>
      <w:r w:rsidRPr="00E17797">
        <w:t>: 10.32604/cmc.2021.014510.</w:t>
      </w:r>
    </w:p>
    <w:p w14:paraId="7DE0F20F" w14:textId="77777777" w:rsidR="002F5558" w:rsidRPr="00E17797" w:rsidRDefault="002F5558" w:rsidP="002F5558">
      <w:pPr>
        <w:spacing w:after="3pt"/>
        <w:jc w:val="both"/>
      </w:pPr>
      <w:bookmarkStart w:id="9" w:name="ref9"/>
      <w:r w:rsidRPr="00E17797">
        <w:t>[9]</w:t>
      </w:r>
      <w:bookmarkEnd w:id="8"/>
      <w:r w:rsidRPr="00E17797">
        <w:t xml:space="preserve"> S. </w:t>
      </w:r>
      <w:proofErr w:type="spellStart"/>
      <w:r w:rsidRPr="00E17797">
        <w:t>Razaulla</w:t>
      </w:r>
      <w:proofErr w:type="spellEnd"/>
      <w:r w:rsidRPr="00E17797">
        <w:t xml:space="preserve">, C. </w:t>
      </w:r>
      <w:proofErr w:type="spellStart"/>
      <w:r w:rsidRPr="00E17797">
        <w:t>Fachkha</w:t>
      </w:r>
      <w:proofErr w:type="spellEnd"/>
      <w:r w:rsidRPr="00E17797">
        <w:t xml:space="preserve">, C. Markarian, A. Gawanmeh, W. Mansoor, B. C. M. Fung, and C. Assi, "The Age of Ransomware: A Survey on </w:t>
      </w:r>
      <w:proofErr w:type="gramStart"/>
      <w:r w:rsidRPr="00E17797">
        <w:t>the Evolution</w:t>
      </w:r>
      <w:proofErr w:type="gramEnd"/>
      <w:r w:rsidRPr="00E17797">
        <w:t xml:space="preserve">, Taxonomy, and Research Directions," IEEE Access, vol. 11, 2023, </w:t>
      </w:r>
      <w:proofErr w:type="spellStart"/>
      <w:r w:rsidRPr="00E17797">
        <w:t>doi</w:t>
      </w:r>
      <w:proofErr w:type="spellEnd"/>
      <w:r w:rsidRPr="00E17797">
        <w:t>: 10.1109/ACCESS.2023.3268535.</w:t>
      </w:r>
    </w:p>
    <w:p w14:paraId="39B328D4" w14:textId="77777777" w:rsidR="002F5558" w:rsidRPr="00E17797" w:rsidRDefault="002F5558" w:rsidP="002F5558">
      <w:pPr>
        <w:spacing w:after="3pt"/>
        <w:jc w:val="both"/>
      </w:pPr>
      <w:bookmarkStart w:id="10" w:name="ref10"/>
      <w:r w:rsidRPr="00E17797">
        <w:t>[10]</w:t>
      </w:r>
      <w:bookmarkEnd w:id="9"/>
      <w:r w:rsidRPr="00E17797">
        <w:t xml:space="preserve"> M. A. F. Salah, M. F. </w:t>
      </w:r>
      <w:proofErr w:type="spellStart"/>
      <w:r w:rsidRPr="00E17797">
        <w:t>Marhusin</w:t>
      </w:r>
      <w:proofErr w:type="spellEnd"/>
      <w:r w:rsidRPr="00E17797">
        <w:t>, and R. Sulaiman, "A Bio-Inspired Behavior-Based Hybrid Framework for Ransomware Detection," IJACSA, vol. 16, no. 12, 2025.</w:t>
      </w:r>
    </w:p>
    <w:p w14:paraId="29321EC4" w14:textId="77777777" w:rsidR="002F5558" w:rsidRPr="00E17797" w:rsidRDefault="002F5558" w:rsidP="002F5558">
      <w:pPr>
        <w:spacing w:after="3pt"/>
        <w:jc w:val="both"/>
      </w:pPr>
      <w:bookmarkStart w:id="11" w:name="ref11"/>
      <w:r w:rsidRPr="00E17797">
        <w:t>[11]</w:t>
      </w:r>
      <w:bookmarkEnd w:id="10"/>
      <w:r w:rsidRPr="00E17797">
        <w:t xml:space="preserve"> Z. Lin, "Optimizing Kernel Extreme Learning Machine Based on an Enhanced Adaptive Whale Optimization Algorithm for Classification Task," </w:t>
      </w:r>
      <w:proofErr w:type="spellStart"/>
      <w:r w:rsidRPr="00E17797">
        <w:t>PLoS</w:t>
      </w:r>
      <w:proofErr w:type="spellEnd"/>
      <w:r w:rsidRPr="00E17797">
        <w:t xml:space="preserve"> ONE, vol. 20, no. 1, e0309741, 2025, </w:t>
      </w:r>
      <w:proofErr w:type="spellStart"/>
      <w:r w:rsidRPr="00E17797">
        <w:t>doi</w:t>
      </w:r>
      <w:proofErr w:type="spellEnd"/>
      <w:r w:rsidRPr="00E17797">
        <w:t>: 10.1371/journal.pone.0309741.</w:t>
      </w:r>
    </w:p>
    <w:p w14:paraId="02D2FF34" w14:textId="77777777" w:rsidR="002F5558" w:rsidRPr="00E17797" w:rsidRDefault="002F5558" w:rsidP="002F5558">
      <w:pPr>
        <w:spacing w:after="3pt"/>
        <w:jc w:val="both"/>
      </w:pPr>
      <w:bookmarkStart w:id="12" w:name="ref12"/>
      <w:r w:rsidRPr="00E17797">
        <w:t>[12]</w:t>
      </w:r>
      <w:bookmarkEnd w:id="11"/>
      <w:r w:rsidRPr="00E17797">
        <w:t xml:space="preserve"> R. </w:t>
      </w:r>
      <w:proofErr w:type="spellStart"/>
      <w:r w:rsidRPr="00E17797">
        <w:t>Sihwail</w:t>
      </w:r>
      <w:proofErr w:type="spellEnd"/>
      <w:r w:rsidRPr="00E17797">
        <w:t xml:space="preserve">, M. Al Ghamri, and D. Ibrahim, "An Enhanced Model of Whale Optimization Algorithm and K-Nearest Neighbors for Malware Detection," IJIES, vol. 17, no. 3, pp. 606–617, 2024, </w:t>
      </w:r>
      <w:proofErr w:type="spellStart"/>
      <w:r w:rsidRPr="00E17797">
        <w:t>doi</w:t>
      </w:r>
      <w:proofErr w:type="spellEnd"/>
      <w:r w:rsidRPr="00E17797">
        <w:t>: 10.22266/ijies2024.0630.47.</w:t>
      </w:r>
    </w:p>
    <w:p w14:paraId="739511A1" w14:textId="77777777" w:rsidR="002F5558" w:rsidRPr="00E17797" w:rsidRDefault="002F5558" w:rsidP="002F5558">
      <w:pPr>
        <w:spacing w:after="3pt"/>
        <w:jc w:val="both"/>
      </w:pPr>
      <w:bookmarkStart w:id="13" w:name="ref13"/>
      <w:r w:rsidRPr="00E17797">
        <w:t>[13]</w:t>
      </w:r>
      <w:bookmarkEnd w:id="12"/>
      <w:r w:rsidRPr="00E17797">
        <w:t xml:space="preserve"> H. AL-Husseini, M. M. Hosseini, A. </w:t>
      </w:r>
      <w:proofErr w:type="spellStart"/>
      <w:r w:rsidRPr="00E17797">
        <w:t>Yousofi</w:t>
      </w:r>
      <w:proofErr w:type="spellEnd"/>
      <w:r w:rsidRPr="00E17797">
        <w:t xml:space="preserve">, and M. A. Alazzawi, "Whale Optimization Algorithm-Enhanced Long Short-Term Memory Classifier with Novel Wrapped Feature Selection for Intrusion Detection," J. Sensor and Actuator </w:t>
      </w:r>
      <w:r w:rsidRPr="00E17797">
        <w:lastRenderedPageBreak/>
        <w:t xml:space="preserve">Networks, vol. 13, no. 6, 73, 2024, </w:t>
      </w:r>
      <w:proofErr w:type="spellStart"/>
      <w:r w:rsidRPr="00E17797">
        <w:t>doi</w:t>
      </w:r>
      <w:proofErr w:type="spellEnd"/>
      <w:r w:rsidRPr="00E17797">
        <w:t>: 10.3390/jsan13060073.</w:t>
      </w:r>
    </w:p>
    <w:p w14:paraId="38D23FFB" w14:textId="77777777" w:rsidR="002F5558" w:rsidRPr="00E17797" w:rsidRDefault="002F5558" w:rsidP="002F5558">
      <w:pPr>
        <w:spacing w:after="3pt"/>
        <w:jc w:val="both"/>
      </w:pPr>
      <w:bookmarkStart w:id="14" w:name="ref14"/>
      <w:r w:rsidRPr="00E17797">
        <w:t>[14]</w:t>
      </w:r>
      <w:bookmarkEnd w:id="13"/>
      <w:r w:rsidRPr="00E17797">
        <w:t xml:space="preserve"> Y. Gao, C. Qian, Z. Tao, and H. Zhou, "Improved Whale Optimization Algorithm via Cellular Automata," IEEE PIC, 2020, </w:t>
      </w:r>
      <w:proofErr w:type="spellStart"/>
      <w:r w:rsidRPr="00E17797">
        <w:t>doi</w:t>
      </w:r>
      <w:proofErr w:type="spellEnd"/>
      <w:r w:rsidRPr="00E17797">
        <w:t>: 10.1109/PIC50277.2020.9350796.</w:t>
      </w:r>
    </w:p>
    <w:p w14:paraId="74ED5FB7" w14:textId="77777777" w:rsidR="002F5558" w:rsidRPr="00E17797" w:rsidRDefault="002F5558" w:rsidP="002F5558">
      <w:pPr>
        <w:spacing w:after="3pt"/>
        <w:jc w:val="both"/>
      </w:pPr>
      <w:bookmarkStart w:id="15" w:name="ref15"/>
      <w:r w:rsidRPr="00E17797">
        <w:t>[15]</w:t>
      </w:r>
      <w:bookmarkEnd w:id="14"/>
      <w:r w:rsidRPr="00E17797">
        <w:t xml:space="preserve"> M. </w:t>
      </w:r>
      <w:proofErr w:type="spellStart"/>
      <w:r w:rsidRPr="00E17797">
        <w:t>Sharawi</w:t>
      </w:r>
      <w:proofErr w:type="spellEnd"/>
      <w:r w:rsidRPr="00E17797">
        <w:t xml:space="preserve">, H. M. </w:t>
      </w:r>
      <w:proofErr w:type="spellStart"/>
      <w:r w:rsidRPr="00E17797">
        <w:t>Zawbaa</w:t>
      </w:r>
      <w:proofErr w:type="spellEnd"/>
      <w:r w:rsidRPr="00E17797">
        <w:t>, and E. Emary, "Feature Selection Approach Based on Whale Optimization Algorithm," 9th Int. Conf. ICACI, 2019.</w:t>
      </w:r>
    </w:p>
    <w:p w14:paraId="517DE006" w14:textId="77777777" w:rsidR="002F5558" w:rsidRPr="00E17797" w:rsidRDefault="002F5558" w:rsidP="002F5558">
      <w:pPr>
        <w:spacing w:after="3pt"/>
        <w:jc w:val="both"/>
      </w:pPr>
      <w:bookmarkStart w:id="16" w:name="ref16"/>
      <w:r w:rsidRPr="00E17797">
        <w:t>[16]</w:t>
      </w:r>
      <w:bookmarkEnd w:id="15"/>
      <w:r w:rsidRPr="00E17797">
        <w:t xml:space="preserve"> K. Santosh Jhansi, P. Ravi Kiran Varma, and S. Chakravarty, "Swarm Optimization and Machine Learning for Android Malware Detection," CMC, vol. 74, 2022, </w:t>
      </w:r>
      <w:proofErr w:type="spellStart"/>
      <w:r w:rsidRPr="00E17797">
        <w:t>doi</w:t>
      </w:r>
      <w:proofErr w:type="spellEnd"/>
      <w:r w:rsidRPr="00E17797">
        <w:t>: 10.32604/cmc.2022.030878.</w:t>
      </w:r>
    </w:p>
    <w:p w14:paraId="6508196C" w14:textId="77777777" w:rsidR="002F5558" w:rsidRPr="00E17797" w:rsidRDefault="002F5558" w:rsidP="002F5558">
      <w:pPr>
        <w:spacing w:after="3pt"/>
        <w:jc w:val="both"/>
      </w:pPr>
      <w:bookmarkStart w:id="17" w:name="ref17"/>
      <w:r w:rsidRPr="00E17797">
        <w:t>[17]</w:t>
      </w:r>
      <w:bookmarkEnd w:id="16"/>
      <w:r w:rsidRPr="00E17797">
        <w:t xml:space="preserve"> Z. Jadidi, V. </w:t>
      </w:r>
      <w:proofErr w:type="spellStart"/>
      <w:r w:rsidRPr="00E17797">
        <w:t>Muthukkumarasamy</w:t>
      </w:r>
      <w:proofErr w:type="spellEnd"/>
      <w:r w:rsidRPr="00E17797">
        <w:t>, and E. Sithirasenan, "Metaheuristic Algorithms Based Flow Anomaly Detector," APCC, 2013.</w:t>
      </w:r>
    </w:p>
    <w:p w14:paraId="02C43CDF" w14:textId="77777777" w:rsidR="002F5558" w:rsidRPr="00E17797" w:rsidRDefault="002F5558" w:rsidP="002F5558">
      <w:pPr>
        <w:spacing w:after="3pt"/>
        <w:jc w:val="both"/>
      </w:pPr>
      <w:bookmarkStart w:id="18" w:name="ref18"/>
      <w:r w:rsidRPr="00E17797">
        <w:t>[18]</w:t>
      </w:r>
      <w:bookmarkEnd w:id="17"/>
      <w:r w:rsidRPr="00E17797">
        <w:t xml:space="preserve"> M. S. Aliabadi and A. </w:t>
      </w:r>
      <w:proofErr w:type="spellStart"/>
      <w:r w:rsidRPr="00E17797">
        <w:t>Jalalian</w:t>
      </w:r>
      <w:proofErr w:type="spellEnd"/>
      <w:r w:rsidRPr="00E17797">
        <w:t xml:space="preserve">, "Detection of Attacks in the Internet of Things with the Feature Selection Approach Based on the Whale Optimization Algorithm and Learning by Majority Voting," Research Square preprint, 2023, </w:t>
      </w:r>
      <w:proofErr w:type="spellStart"/>
      <w:r w:rsidRPr="00E17797">
        <w:t>doi</w:t>
      </w:r>
      <w:proofErr w:type="spellEnd"/>
      <w:r w:rsidRPr="00E17797">
        <w:t>: 10.21203/rs.3.rs-2424464/v2.</w:t>
      </w:r>
    </w:p>
    <w:p w14:paraId="3D5FFB6C" w14:textId="77777777" w:rsidR="002F5558" w:rsidRPr="00E17797" w:rsidRDefault="002F5558" w:rsidP="002F5558">
      <w:pPr>
        <w:spacing w:after="3pt"/>
        <w:jc w:val="both"/>
      </w:pPr>
      <w:bookmarkStart w:id="19" w:name="ref19"/>
      <w:r w:rsidRPr="00E17797">
        <w:t>[19]</w:t>
      </w:r>
      <w:bookmarkEnd w:id="18"/>
      <w:r w:rsidRPr="00E17797">
        <w:t xml:space="preserve"> A. Jahromi et al., "Ransomware Detection and Classification Using Sensor-Based Features," Sensors, vol. 23, no. 3, 1053, 2023, </w:t>
      </w:r>
      <w:proofErr w:type="spellStart"/>
      <w:r w:rsidRPr="00E17797">
        <w:t>doi</w:t>
      </w:r>
      <w:proofErr w:type="spellEnd"/>
      <w:r w:rsidRPr="00E17797">
        <w:t>: 10.3390/s23031053.</w:t>
      </w:r>
    </w:p>
    <w:p w14:paraId="263D31DC" w14:textId="77777777" w:rsidR="002F5558" w:rsidRPr="00E17797" w:rsidRDefault="002F5558" w:rsidP="002F5558">
      <w:pPr>
        <w:spacing w:after="3pt"/>
        <w:jc w:val="both"/>
      </w:pPr>
      <w:bookmarkStart w:id="20" w:name="ref20"/>
      <w:r w:rsidRPr="00E17797">
        <w:t>[20]</w:t>
      </w:r>
      <w:bookmarkEnd w:id="19"/>
      <w:r w:rsidRPr="00E17797">
        <w:t xml:space="preserve"> S. S. Ahmadi and S. Rashad, "Efficient Feature Selection for Intrusion Detection Systems," IEEE IEMCON, 2021.</w:t>
      </w:r>
    </w:p>
    <w:p w14:paraId="14AE8450" w14:textId="77777777" w:rsidR="002F5558" w:rsidRPr="00E17797" w:rsidRDefault="002F5558" w:rsidP="002F5558">
      <w:pPr>
        <w:spacing w:after="3pt"/>
        <w:jc w:val="both"/>
      </w:pPr>
      <w:bookmarkStart w:id="21" w:name="ref21"/>
      <w:r w:rsidRPr="00E17797">
        <w:t>[21]</w:t>
      </w:r>
      <w:bookmarkEnd w:id="20"/>
      <w:r w:rsidRPr="00E17797">
        <w:t xml:space="preserve"> S. L. Sanna, D. Maiorca, and G. Giacinto, "An Explainable Memory Forensics Approach for Malware Analysis," arXiv:2602.19831, 2026.</w:t>
      </w:r>
    </w:p>
    <w:p w14:paraId="0616BE2B" w14:textId="77777777" w:rsidR="002F5558" w:rsidRPr="00E17797" w:rsidRDefault="002F5558" w:rsidP="002F5558">
      <w:pPr>
        <w:spacing w:after="3pt"/>
        <w:jc w:val="both"/>
      </w:pPr>
      <w:bookmarkStart w:id="22" w:name="ref22"/>
      <w:r w:rsidRPr="00E17797">
        <w:t>[22]</w:t>
      </w:r>
      <w:bookmarkEnd w:id="21"/>
      <w:r w:rsidRPr="00E17797">
        <w:t xml:space="preserve"> Md. A. Hossain and Md. S. Islam, "Enhanced Detection of Obfuscated Malware in Memory Dumps: A Machine Learning Approach for Advanced Cybersecurity," Cybersecurity (Springer), vol. 7, 16, 2024, </w:t>
      </w:r>
      <w:proofErr w:type="spellStart"/>
      <w:r w:rsidRPr="00E17797">
        <w:t>doi</w:t>
      </w:r>
      <w:proofErr w:type="spellEnd"/>
      <w:r w:rsidRPr="00E17797">
        <w:t>: 10.1186/s42400-024-00205-z.</w:t>
      </w:r>
    </w:p>
    <w:p w14:paraId="318A2794" w14:textId="77777777" w:rsidR="002F5558" w:rsidRPr="00E17797" w:rsidRDefault="002F5558" w:rsidP="002F5558">
      <w:pPr>
        <w:spacing w:after="3pt"/>
        <w:jc w:val="both"/>
      </w:pPr>
      <w:bookmarkStart w:id="23" w:name="ref23"/>
      <w:r w:rsidRPr="00E17797">
        <w:t>[23]</w:t>
      </w:r>
      <w:bookmarkEnd w:id="22"/>
      <w:r w:rsidRPr="00E17797">
        <w:t xml:space="preserve"> J. F. Mercado et al., "Extending Memory-Based Obfuscated Malware Detection </w:t>
      </w:r>
      <w:proofErr w:type="gramStart"/>
      <w:r w:rsidRPr="00E17797">
        <w:t>With</w:t>
      </w:r>
      <w:proofErr w:type="gramEnd"/>
      <w:r w:rsidRPr="00E17797">
        <w:t xml:space="preserve"> Network Behavior," IEEE Open J. Commun. Soc., 2026, </w:t>
      </w:r>
      <w:proofErr w:type="spellStart"/>
      <w:r w:rsidRPr="00E17797">
        <w:t>doi</w:t>
      </w:r>
      <w:proofErr w:type="spellEnd"/>
      <w:r w:rsidRPr="00E17797">
        <w:t>: 10.1109/OJCOMS.2026.3667851.</w:t>
      </w:r>
    </w:p>
    <w:p w14:paraId="1C1D15D6" w14:textId="77777777" w:rsidR="002F5558" w:rsidRPr="00E17797" w:rsidRDefault="002F5558" w:rsidP="002F5558">
      <w:pPr>
        <w:spacing w:after="3pt"/>
        <w:jc w:val="both"/>
      </w:pPr>
      <w:bookmarkStart w:id="24" w:name="ref24"/>
      <w:r w:rsidRPr="00E17797">
        <w:t>[24]</w:t>
      </w:r>
      <w:bookmarkEnd w:id="23"/>
      <w:r w:rsidRPr="00E17797">
        <w:t xml:space="preserve"> S. K. Tiwari and N. Kashyap, "Memory Forensics: Research Gaps, Challenges, and the Road Ahead," IEEE ISCS, 2025, </w:t>
      </w:r>
      <w:proofErr w:type="spellStart"/>
      <w:r w:rsidRPr="00E17797">
        <w:t>doi</w:t>
      </w:r>
      <w:proofErr w:type="spellEnd"/>
      <w:r w:rsidRPr="00E17797">
        <w:t>: 10.1109/ISCS69371.2025.11385965.</w:t>
      </w:r>
    </w:p>
    <w:p w14:paraId="22DB67A5" w14:textId="77777777" w:rsidR="002F5558" w:rsidRPr="00E17797" w:rsidRDefault="002F5558" w:rsidP="002F5558">
      <w:pPr>
        <w:spacing w:after="3pt"/>
        <w:jc w:val="both"/>
      </w:pPr>
      <w:bookmarkStart w:id="25" w:name="ref25"/>
      <w:r w:rsidRPr="00E17797">
        <w:t>[25]</w:t>
      </w:r>
      <w:bookmarkEnd w:id="24"/>
      <w:r w:rsidRPr="00E17797">
        <w:t xml:space="preserve"> M. Masum et al., "Ransomware Classification and Detection </w:t>
      </w:r>
      <w:proofErr w:type="gramStart"/>
      <w:r w:rsidRPr="00E17797">
        <w:t>With</w:t>
      </w:r>
      <w:proofErr w:type="gramEnd"/>
      <w:r w:rsidRPr="00E17797">
        <w:t xml:space="preserve"> Machine Learning Algorithms," IEEE CCWC, 2022, </w:t>
      </w:r>
      <w:proofErr w:type="spellStart"/>
      <w:r w:rsidRPr="00E17797">
        <w:t>doi</w:t>
      </w:r>
      <w:proofErr w:type="spellEnd"/>
      <w:r w:rsidRPr="00E17797">
        <w:t>: 10.1109/CCWC54503.2022.9720869.</w:t>
      </w:r>
    </w:p>
    <w:p w14:paraId="5623E18F" w14:textId="77777777" w:rsidR="002F5558" w:rsidRPr="00E17797" w:rsidRDefault="002F5558" w:rsidP="002F5558">
      <w:pPr>
        <w:spacing w:after="3pt"/>
        <w:jc w:val="both"/>
      </w:pPr>
      <w:bookmarkStart w:id="26" w:name="ref26"/>
      <w:r w:rsidRPr="00E17797">
        <w:t>[26]</w:t>
      </w:r>
      <w:bookmarkEnd w:id="25"/>
      <w:r w:rsidRPr="00E17797">
        <w:t xml:space="preserve"> M. </w:t>
      </w:r>
      <w:proofErr w:type="spellStart"/>
      <w:r w:rsidRPr="00E17797">
        <w:t>Assiri</w:t>
      </w:r>
      <w:proofErr w:type="spellEnd"/>
      <w:r w:rsidRPr="00E17797">
        <w:t xml:space="preserve">, "Robust Malicious Software Detection and Classification Using Global Whale Optimization Algorithm with Deep Learning Approach," Scientific Reports, vol. 14, 2024, </w:t>
      </w:r>
      <w:proofErr w:type="spellStart"/>
      <w:r w:rsidRPr="00E17797">
        <w:t>doi</w:t>
      </w:r>
      <w:proofErr w:type="spellEnd"/>
      <w:r w:rsidRPr="00E17797">
        <w:t>: 10.1038/s41598-024-76770-7.</w:t>
      </w:r>
    </w:p>
    <w:p w14:paraId="399102C4" w14:textId="77777777" w:rsidR="002F5558" w:rsidRPr="00E17797" w:rsidRDefault="002F5558" w:rsidP="002F5558">
      <w:pPr>
        <w:spacing w:after="3pt"/>
        <w:jc w:val="both"/>
      </w:pPr>
      <w:bookmarkStart w:id="27" w:name="ref27"/>
      <w:r w:rsidRPr="00E17797">
        <w:t>[27]</w:t>
      </w:r>
      <w:bookmarkEnd w:id="26"/>
      <w:r w:rsidRPr="00E17797">
        <w:t xml:space="preserve"> R. Abu </w:t>
      </w:r>
      <w:proofErr w:type="spellStart"/>
      <w:r w:rsidRPr="00E17797">
        <w:t>Khurma</w:t>
      </w:r>
      <w:proofErr w:type="spellEnd"/>
      <w:r w:rsidRPr="00E17797">
        <w:t xml:space="preserve"> et al., "Mobile Ransomware Detection Leveraging Swarm Intelligence and Machine Learning: A KELM-Based Approach," Research Square preprint, 2025, </w:t>
      </w:r>
      <w:proofErr w:type="spellStart"/>
      <w:r w:rsidRPr="00E17797">
        <w:t>doi</w:t>
      </w:r>
      <w:proofErr w:type="spellEnd"/>
      <w:r w:rsidRPr="00E17797">
        <w:t>: 10.21203/rs.3.rs-5302086/v1.</w:t>
      </w:r>
    </w:p>
    <w:p w14:paraId="0B23EE8D" w14:textId="77777777" w:rsidR="002F5558" w:rsidRPr="00E17797" w:rsidRDefault="002F5558" w:rsidP="002F5558">
      <w:pPr>
        <w:spacing w:after="3pt"/>
        <w:jc w:val="both"/>
      </w:pPr>
      <w:bookmarkStart w:id="28" w:name="ref28"/>
      <w:r w:rsidRPr="00E17797">
        <w:t>[28]</w:t>
      </w:r>
      <w:bookmarkEnd w:id="27"/>
      <w:r w:rsidRPr="00E17797">
        <w:t xml:space="preserve"> A. Singh, R. A. </w:t>
      </w:r>
      <w:proofErr w:type="spellStart"/>
      <w:r w:rsidRPr="00E17797">
        <w:t>Ikuesan</w:t>
      </w:r>
      <w:proofErr w:type="spellEnd"/>
      <w:r w:rsidRPr="00E17797">
        <w:t>, and H. Venter, "Ransomware Detection using Process Memory," ICDF2C, 2022.</w:t>
      </w:r>
    </w:p>
    <w:p w14:paraId="7C83466D" w14:textId="77777777" w:rsidR="002F5558" w:rsidRPr="00E17797" w:rsidRDefault="002F5558" w:rsidP="002F5558">
      <w:pPr>
        <w:spacing w:after="3pt"/>
        <w:jc w:val="both"/>
      </w:pPr>
      <w:bookmarkStart w:id="29" w:name="ref29"/>
      <w:r w:rsidRPr="00E17797">
        <w:t>[29]</w:t>
      </w:r>
      <w:bookmarkEnd w:id="28"/>
      <w:r w:rsidRPr="00E17797">
        <w:t xml:space="preserve"> A. Singh, R. A. </w:t>
      </w:r>
      <w:proofErr w:type="spellStart"/>
      <w:r w:rsidRPr="00E17797">
        <w:t>Ikuesan</w:t>
      </w:r>
      <w:proofErr w:type="spellEnd"/>
      <w:r w:rsidRPr="00E17797">
        <w:t>, and H. Venter, "Ransomware Detection using Process Memory (Extended Version)," arXiv:2203.16871, 2022.</w:t>
      </w:r>
    </w:p>
    <w:p w14:paraId="5331AE12" w14:textId="77777777" w:rsidR="002F5558" w:rsidRPr="00E17797" w:rsidRDefault="002F5558" w:rsidP="002F5558">
      <w:pPr>
        <w:spacing w:after="3pt"/>
        <w:jc w:val="both"/>
      </w:pPr>
      <w:bookmarkStart w:id="30" w:name="ref30"/>
      <w:r w:rsidRPr="00E17797">
        <w:t>[30]</w:t>
      </w:r>
      <w:bookmarkEnd w:id="29"/>
      <w:r w:rsidRPr="00E17797">
        <w:t xml:space="preserve"> K. Santosh Jhansi, R. K. V. </w:t>
      </w:r>
      <w:proofErr w:type="spellStart"/>
      <w:r w:rsidRPr="00E17797">
        <w:t>Penmatsa</w:t>
      </w:r>
      <w:proofErr w:type="spellEnd"/>
      <w:r w:rsidRPr="00E17797">
        <w:t xml:space="preserve">, and S. Chakravarty, "Swarm Optimization and Machine Learning Applied to PE Malware Detection," Electronics, vol. 12, 342, 2023, </w:t>
      </w:r>
      <w:proofErr w:type="spellStart"/>
      <w:r w:rsidRPr="00E17797">
        <w:t>doi</w:t>
      </w:r>
      <w:proofErr w:type="spellEnd"/>
      <w:r w:rsidRPr="00E17797">
        <w:t>: 10.3390/electronics12020342.</w:t>
      </w:r>
    </w:p>
    <w:p w14:paraId="33EFC6BA" w14:textId="77777777" w:rsidR="002F5558" w:rsidRPr="00E17797" w:rsidRDefault="002F5558" w:rsidP="002F5558">
      <w:pPr>
        <w:spacing w:after="3pt"/>
        <w:jc w:val="both"/>
      </w:pPr>
      <w:bookmarkStart w:id="31" w:name="ref31"/>
      <w:r w:rsidRPr="00E17797">
        <w:t>[31]</w:t>
      </w:r>
      <w:bookmarkEnd w:id="30"/>
      <w:r w:rsidRPr="00E17797">
        <w:t xml:space="preserve"> M. </w:t>
      </w:r>
      <w:proofErr w:type="spellStart"/>
      <w:r w:rsidRPr="00E17797">
        <w:t>Aljabri</w:t>
      </w:r>
      <w:proofErr w:type="spellEnd"/>
      <w:r w:rsidRPr="00E17797">
        <w:t xml:space="preserve"> et al., "Ransomware Detection Based on Machine Learning Using Memory Features," Egyptian Informatics Journal, vol. 25, 100445, 2024, </w:t>
      </w:r>
      <w:proofErr w:type="spellStart"/>
      <w:r w:rsidRPr="00E17797">
        <w:t>doi</w:t>
      </w:r>
      <w:proofErr w:type="spellEnd"/>
      <w:r w:rsidRPr="00E17797">
        <w:t>: 10.1016/j.eij.2024.100445.</w:t>
      </w:r>
    </w:p>
    <w:p w14:paraId="10A78D6A" w14:textId="77777777" w:rsidR="002F5558" w:rsidRPr="00E17797" w:rsidRDefault="002F5558" w:rsidP="002F5558">
      <w:pPr>
        <w:spacing w:after="3pt"/>
        <w:jc w:val="both"/>
      </w:pPr>
      <w:bookmarkStart w:id="32" w:name="ref32"/>
      <w:r w:rsidRPr="00E17797">
        <w:t>[32]</w:t>
      </w:r>
      <w:bookmarkEnd w:id="31"/>
      <w:r w:rsidRPr="00E17797">
        <w:t xml:space="preserve"> S. Nassar, "Malware Detection Through Memory Analysis," arXiv:2602.02184, 2026.</w:t>
      </w:r>
    </w:p>
    <w:p w14:paraId="06E8C5B2" w14:textId="77777777" w:rsidR="002F5558" w:rsidRPr="00E17797" w:rsidRDefault="002F5558" w:rsidP="002F5558">
      <w:pPr>
        <w:spacing w:after="3pt"/>
        <w:jc w:val="both"/>
      </w:pPr>
      <w:bookmarkStart w:id="33" w:name="ref33"/>
      <w:r w:rsidRPr="00E17797">
        <w:t>[33]</w:t>
      </w:r>
      <w:bookmarkEnd w:id="32"/>
      <w:r w:rsidRPr="00E17797">
        <w:t xml:space="preserve"> R. </w:t>
      </w:r>
      <w:proofErr w:type="spellStart"/>
      <w:r w:rsidRPr="00E17797">
        <w:t>Sihwail</w:t>
      </w:r>
      <w:proofErr w:type="spellEnd"/>
      <w:r w:rsidRPr="00E17797">
        <w:t xml:space="preserve"> et al., "Memory Analysis for Malware Detection: A Comprehensive Survey Using the OSCAR Methodology," ACM Computing Surveys, 2025, </w:t>
      </w:r>
      <w:proofErr w:type="spellStart"/>
      <w:r w:rsidRPr="00E17797">
        <w:t>doi</w:t>
      </w:r>
      <w:proofErr w:type="spellEnd"/>
      <w:r w:rsidRPr="00E17797">
        <w:t>: 10.1145/3764580.</w:t>
      </w:r>
    </w:p>
    <w:p w14:paraId="2AF4FB42" w14:textId="77777777" w:rsidR="002F5558" w:rsidRPr="00E17797" w:rsidRDefault="002F5558" w:rsidP="002F5558">
      <w:pPr>
        <w:spacing w:after="3pt"/>
        <w:jc w:val="both"/>
      </w:pPr>
      <w:bookmarkStart w:id="34" w:name="ref34"/>
      <w:r w:rsidRPr="00E17797">
        <w:t>[34]</w:t>
      </w:r>
      <w:bookmarkEnd w:id="33"/>
      <w:r w:rsidRPr="00E17797">
        <w:t xml:space="preserve"> R. P. Pokhrel, "Machine Learning-Based Malware Detection and Classification Techniques," IJFMR, 2024.</w:t>
      </w:r>
    </w:p>
    <w:p w14:paraId="1357D24B" w14:textId="77777777" w:rsidR="002F5558" w:rsidRPr="00E17797" w:rsidRDefault="002F5558" w:rsidP="002F5558">
      <w:pPr>
        <w:spacing w:after="3pt"/>
        <w:jc w:val="both"/>
      </w:pPr>
      <w:bookmarkStart w:id="35" w:name="ref35"/>
      <w:r w:rsidRPr="00E17797">
        <w:t>[35]</w:t>
      </w:r>
      <w:bookmarkEnd w:id="34"/>
      <w:r w:rsidRPr="00E17797">
        <w:t xml:space="preserve"> J. J. </w:t>
      </w:r>
      <w:proofErr w:type="spellStart"/>
      <w:r w:rsidRPr="00E17797">
        <w:t>Msad</w:t>
      </w:r>
      <w:proofErr w:type="spellEnd"/>
      <w:r w:rsidRPr="00E17797">
        <w:t xml:space="preserve">, "Whale Optimization-Enhanced Support Vector Machine for Cyber Threat Detection and Classification," IJECS, vol. 15, no. 1, 2026, </w:t>
      </w:r>
      <w:proofErr w:type="spellStart"/>
      <w:r w:rsidRPr="00E17797">
        <w:t>doi</w:t>
      </w:r>
      <w:proofErr w:type="spellEnd"/>
      <w:r w:rsidRPr="00E17797">
        <w:t>: 10.18535/</w:t>
      </w:r>
      <w:proofErr w:type="spellStart"/>
      <w:r w:rsidRPr="00E17797">
        <w:t>ijecs</w:t>
      </w:r>
      <w:proofErr w:type="spellEnd"/>
      <w:r w:rsidRPr="00E17797">
        <w:t>/v15i01.5389.</w:t>
      </w:r>
    </w:p>
    <w:p w14:paraId="2B2B4D61" w14:textId="77777777" w:rsidR="002F5558" w:rsidRPr="00E17797" w:rsidRDefault="002F5558" w:rsidP="002F5558">
      <w:pPr>
        <w:spacing w:after="3pt"/>
        <w:jc w:val="both"/>
      </w:pPr>
      <w:bookmarkStart w:id="36" w:name="ref36"/>
      <w:r w:rsidRPr="00E17797">
        <w:t>[36]</w:t>
      </w:r>
      <w:bookmarkEnd w:id="35"/>
      <w:r w:rsidRPr="00E17797">
        <w:t xml:space="preserve"> I. J. </w:t>
      </w:r>
      <w:proofErr w:type="spellStart"/>
      <w:r w:rsidRPr="00E17797">
        <w:t>Ezeonwu</w:t>
      </w:r>
      <w:proofErr w:type="spellEnd"/>
      <w:r w:rsidRPr="00E17797">
        <w:t xml:space="preserve"> and S. M. Musa, "Comparative Analysis of Machine Learning Classifiers for Fileless Malware Detection," IEEE GECOST, 2024, </w:t>
      </w:r>
      <w:proofErr w:type="spellStart"/>
      <w:r w:rsidRPr="00E17797">
        <w:t>doi</w:t>
      </w:r>
      <w:proofErr w:type="spellEnd"/>
      <w:r w:rsidRPr="00E17797">
        <w:t>: 10.1109/GECOST60902.2024.10474708.</w:t>
      </w:r>
    </w:p>
    <w:p w14:paraId="37445CAD" w14:textId="77777777" w:rsidR="002F5558" w:rsidRPr="00E17797" w:rsidRDefault="002F5558" w:rsidP="002F5558">
      <w:pPr>
        <w:spacing w:after="3pt"/>
        <w:jc w:val="both"/>
      </w:pPr>
      <w:bookmarkStart w:id="37" w:name="ref37"/>
      <w:r w:rsidRPr="00E17797">
        <w:t>[37]</w:t>
      </w:r>
      <w:bookmarkEnd w:id="36"/>
      <w:r w:rsidRPr="00E17797">
        <w:t xml:space="preserve"> S. Al-</w:t>
      </w:r>
      <w:proofErr w:type="spellStart"/>
      <w:r w:rsidRPr="00E17797">
        <w:t>E'mari</w:t>
      </w:r>
      <w:proofErr w:type="spellEnd"/>
      <w:r w:rsidRPr="00E17797">
        <w:t xml:space="preserve">, Y. </w:t>
      </w:r>
      <w:proofErr w:type="spellStart"/>
      <w:r w:rsidRPr="00E17797">
        <w:t>Sanjalawe</w:t>
      </w:r>
      <w:proofErr w:type="spellEnd"/>
      <w:r w:rsidRPr="00E17797">
        <w:t xml:space="preserve">, and T. </w:t>
      </w:r>
      <w:proofErr w:type="spellStart"/>
      <w:r w:rsidRPr="00E17797">
        <w:t>Alqurashi</w:t>
      </w:r>
      <w:proofErr w:type="spellEnd"/>
      <w:r w:rsidRPr="00E17797">
        <w:t xml:space="preserve">, "Comparative Evaluation of Bio-Inspired Feature Selection Methods in Intrusion Detection," IEEE ICCR, 2024, </w:t>
      </w:r>
      <w:proofErr w:type="spellStart"/>
      <w:r w:rsidRPr="00E17797">
        <w:t>doi</w:t>
      </w:r>
      <w:proofErr w:type="spellEnd"/>
      <w:r w:rsidRPr="00E17797">
        <w:t>: 10.1109/ICCR61006.2024.10532795.</w:t>
      </w:r>
    </w:p>
    <w:p w14:paraId="54A43BE7" w14:textId="77777777" w:rsidR="002F5558" w:rsidRPr="00E17797" w:rsidRDefault="002F5558" w:rsidP="002F5558">
      <w:pPr>
        <w:spacing w:after="3pt"/>
        <w:jc w:val="both"/>
      </w:pPr>
      <w:bookmarkStart w:id="38" w:name="ref38"/>
      <w:r w:rsidRPr="00E17797">
        <w:t>[38]</w:t>
      </w:r>
      <w:bookmarkEnd w:id="37"/>
      <w:r w:rsidRPr="00E17797">
        <w:t xml:space="preserve"> D. Sudha and D. Ganesh, "Optimizing Intrusion Detection Systems with Advanced Classification Techniques and Genetic Algorithm as Feature Selection: A Study on CICIDS 2018," Proc. TETWT Conf., Jain Deemed-to-be University, 2025.</w:t>
      </w:r>
    </w:p>
    <w:p w14:paraId="3B9AEBB4" w14:textId="77777777" w:rsidR="002F5558" w:rsidRPr="00E17797" w:rsidRDefault="002F5558" w:rsidP="002F5558">
      <w:pPr>
        <w:spacing w:after="3pt"/>
        <w:jc w:val="both"/>
      </w:pPr>
      <w:bookmarkStart w:id="39" w:name="ref39"/>
      <w:r w:rsidRPr="00E17797">
        <w:t>[39]</w:t>
      </w:r>
      <w:bookmarkEnd w:id="38"/>
      <w:r w:rsidRPr="00E17797">
        <w:t xml:space="preserve"> B. P. W. </w:t>
      </w:r>
      <w:proofErr w:type="spellStart"/>
      <w:r w:rsidRPr="00E17797">
        <w:t>Madanayaka</w:t>
      </w:r>
      <w:proofErr w:type="spellEnd"/>
      <w:r w:rsidRPr="00E17797">
        <w:t xml:space="preserve">, N. S. A. Dias, A. K. D. D. V. Samaranayake, and K. V. D. A. U. Karawita, "A Proactive Approach for Behavior Based Ransomware Detection," IEEE ICAC, 2023, </w:t>
      </w:r>
      <w:proofErr w:type="spellStart"/>
      <w:r w:rsidRPr="00E17797">
        <w:t>doi</w:t>
      </w:r>
      <w:proofErr w:type="spellEnd"/>
      <w:r w:rsidRPr="00E17797">
        <w:t>: 10.1109/ICAC60630.2023.10417620.</w:t>
      </w:r>
    </w:p>
    <w:p w14:paraId="4151299D" w14:textId="77777777" w:rsidR="002F5558" w:rsidRPr="00E17797" w:rsidRDefault="002F5558" w:rsidP="002F5558">
      <w:pPr>
        <w:spacing w:after="3pt"/>
        <w:jc w:val="both"/>
      </w:pPr>
      <w:bookmarkStart w:id="40" w:name="ref40"/>
      <w:r w:rsidRPr="00E17797">
        <w:t>[40]</w:t>
      </w:r>
      <w:bookmarkEnd w:id="39"/>
      <w:r w:rsidRPr="00E17797">
        <w:t xml:space="preserve"> S. Al Ali, S. </w:t>
      </w:r>
      <w:proofErr w:type="spellStart"/>
      <w:r w:rsidRPr="00E17797">
        <w:t>Alseiari</w:t>
      </w:r>
      <w:proofErr w:type="spellEnd"/>
      <w:r w:rsidRPr="00E17797">
        <w:t xml:space="preserve">, A. Suleiman, and Y. Ma, "Android Malware Detection Using Machine Learning," IEEE </w:t>
      </w:r>
      <w:proofErr w:type="spellStart"/>
      <w:r w:rsidRPr="00E17797">
        <w:t>IoTaIS</w:t>
      </w:r>
      <w:proofErr w:type="spellEnd"/>
      <w:r w:rsidRPr="00E17797">
        <w:t xml:space="preserve">, 2024, </w:t>
      </w:r>
      <w:proofErr w:type="spellStart"/>
      <w:r w:rsidRPr="00E17797">
        <w:t>doi</w:t>
      </w:r>
      <w:proofErr w:type="spellEnd"/>
      <w:r w:rsidRPr="00E17797">
        <w:t>: 10.1109/IoTaIS64014.2024.10799339.</w:t>
      </w:r>
    </w:p>
    <w:p w14:paraId="61B641FA" w14:textId="77777777" w:rsidR="002F5558" w:rsidRPr="00E17797" w:rsidRDefault="002F5558" w:rsidP="002F5558">
      <w:pPr>
        <w:spacing w:after="3pt"/>
        <w:jc w:val="both"/>
      </w:pPr>
      <w:bookmarkStart w:id="41" w:name="ref41"/>
      <w:r w:rsidRPr="00E17797">
        <w:t>[41]</w:t>
      </w:r>
      <w:bookmarkEnd w:id="40"/>
      <w:r w:rsidRPr="00E17797">
        <w:t xml:space="preserve"> P. </w:t>
      </w:r>
      <w:proofErr w:type="spellStart"/>
      <w:r w:rsidRPr="00E17797">
        <w:t>Meenalochini</w:t>
      </w:r>
      <w:proofErr w:type="spellEnd"/>
      <w:r w:rsidRPr="00E17797">
        <w:t>, "Bio-Inspired Swarm Intelligence: AI Algorithms Based on Collective Animal Behavior for Optimization Tasks," JAICS, 2025.</w:t>
      </w:r>
    </w:p>
    <w:p w14:paraId="280DFAC6" w14:textId="77777777" w:rsidR="002F5558" w:rsidRPr="00E17797" w:rsidRDefault="002F5558" w:rsidP="002F5558">
      <w:pPr>
        <w:spacing w:after="3pt"/>
        <w:jc w:val="both"/>
      </w:pPr>
      <w:bookmarkStart w:id="42" w:name="ref42"/>
      <w:r w:rsidRPr="00E17797">
        <w:t>[42]</w:t>
      </w:r>
      <w:bookmarkEnd w:id="41"/>
      <w:r w:rsidRPr="00E17797">
        <w:t xml:space="preserve"> D. P. </w:t>
      </w:r>
      <w:proofErr w:type="spellStart"/>
      <w:r w:rsidRPr="00E17797">
        <w:t>Acharjya</w:t>
      </w:r>
      <w:proofErr w:type="spellEnd"/>
      <w:r w:rsidRPr="00E17797">
        <w:t xml:space="preserve"> and A. P. Kauser, "Swarm Intelligence in Solving Bio-Inspired Computing Problems," IGI Global Handbook, 2016, </w:t>
      </w:r>
      <w:proofErr w:type="spellStart"/>
      <w:r w:rsidRPr="00E17797">
        <w:t>doi</w:t>
      </w:r>
      <w:proofErr w:type="spellEnd"/>
      <w:r w:rsidRPr="00E17797">
        <w:t>: 10.4018/978-1-4666-8291-7.ch003.</w:t>
      </w:r>
    </w:p>
    <w:p w14:paraId="3B5A476F" w14:textId="77777777" w:rsidR="002F5558" w:rsidRPr="00E17797" w:rsidRDefault="002F5558" w:rsidP="002F5558">
      <w:pPr>
        <w:spacing w:after="3pt"/>
        <w:jc w:val="both"/>
      </w:pPr>
      <w:bookmarkStart w:id="43" w:name="ref43"/>
      <w:r w:rsidRPr="00E17797">
        <w:t>[43]</w:t>
      </w:r>
      <w:bookmarkEnd w:id="42"/>
      <w:r w:rsidRPr="00E17797">
        <w:t xml:space="preserve"> M. M. </w:t>
      </w:r>
      <w:proofErr w:type="spellStart"/>
      <w:r w:rsidRPr="00E17797">
        <w:t>Abualhaj</w:t>
      </w:r>
      <w:proofErr w:type="spellEnd"/>
      <w:r w:rsidRPr="00E17797">
        <w:t xml:space="preserve"> et al., "A Bio-Inspired Hybrid Optimization Framework for Efficient Real-Time Malware Detection," Scientific Reports, vol. 15, 2025, </w:t>
      </w:r>
      <w:proofErr w:type="spellStart"/>
      <w:r w:rsidRPr="00E17797">
        <w:t>doi</w:t>
      </w:r>
      <w:proofErr w:type="spellEnd"/>
      <w:r w:rsidRPr="00E17797">
        <w:t>: 10.1038/s41598-025-33439-z.</w:t>
      </w:r>
    </w:p>
    <w:p w14:paraId="11734E6F" w14:textId="77777777" w:rsidR="002F5558" w:rsidRPr="00E17797" w:rsidRDefault="002F5558" w:rsidP="002F5558">
      <w:pPr>
        <w:spacing w:after="3pt"/>
        <w:jc w:val="both"/>
      </w:pPr>
      <w:bookmarkStart w:id="44" w:name="ref44"/>
      <w:r w:rsidRPr="00E17797">
        <w:t>[44]</w:t>
      </w:r>
      <w:bookmarkEnd w:id="43"/>
      <w:r w:rsidRPr="00E17797">
        <w:t xml:space="preserve"> N. Mammadov and K. Hasanli, "A Mathematical Framework for Optimization of AI-Based Cybersecurity Defense Systems Against Malware Attacks," Int. Euro-Mediterranean Congress, 2025.</w:t>
      </w:r>
    </w:p>
    <w:p w14:paraId="64B3925C" w14:textId="4295DB31" w:rsidR="00C83460" w:rsidRPr="00C83460" w:rsidRDefault="002F5558" w:rsidP="001F7337">
      <w:pPr>
        <w:spacing w:after="3pt"/>
        <w:jc w:val="both"/>
      </w:pPr>
      <w:r w:rsidRPr="00E17797">
        <w:t>[45]</w:t>
      </w:r>
      <w:bookmarkEnd w:id="44"/>
      <w:r w:rsidRPr="00E17797">
        <w:t xml:space="preserve"> Authors et al., "Malware Detection Through Memory Dump Analysis by Enhanced Machine Learning Techniques," IEEE ICDSAAI, 2025, </w:t>
      </w:r>
      <w:proofErr w:type="spellStart"/>
      <w:r w:rsidRPr="00E17797">
        <w:t>doi</w:t>
      </w:r>
      <w:proofErr w:type="spellEnd"/>
      <w:r w:rsidRPr="00E17797">
        <w:t>: 10.1109/ICDSAAI65575.2025.11011597.</w:t>
      </w:r>
    </w:p>
    <w:sectPr w:rsidR="00C83460" w:rsidRPr="00C83460" w:rsidSect="00F97A2A">
      <w:pgSz w:w="595.30pt" w:h="841.90pt" w:code="9"/>
      <w:pgMar w:top="53.85pt" w:right="44.50pt" w:bottom="72pt" w:left="44.50pt" w:header="36pt" w:footer="36pt" w:gutter="0pt"/>
      <w:cols w:num="2" w:space="12.20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C2A0C48" w14:textId="77777777" w:rsidR="005C5DF8" w:rsidRDefault="005C5DF8" w:rsidP="001A3B3D">
      <w:r>
        <w:separator/>
      </w:r>
    </w:p>
  </w:endnote>
  <w:endnote w:type="continuationSeparator" w:id="0">
    <w:p w14:paraId="50F1AA46" w14:textId="77777777" w:rsidR="005C5DF8" w:rsidRDefault="005C5DF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000247B" w:usb2="00000009" w:usb3="00000000" w:csb0="000001FF" w:csb1="00000000"/>
  </w:font>
  <w:font w:name="Calibri Light">
    <w:panose1 w:val="020F0302020204030204"/>
    <w:charset w:characterSet="iso-8859-1"/>
    <w:family w:val="swiss"/>
    <w:pitch w:val="variable"/>
    <w:sig w:usb0="E4002EFF" w:usb1="C000247B"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D7A8340" w14:textId="77777777" w:rsidR="00300B67" w:rsidRDefault="00300B67" w:rsidP="009F3220">
    <w:pPr>
      <w:pBdr>
        <w:top w:val="single" w:sz="4" w:space="1" w:color="2E4B8A"/>
      </w:pBdr>
      <w:spacing w:before="4pt"/>
    </w:pPr>
    <w:r>
      <w:rPr>
        <w:color w:val="555555"/>
        <w:sz w:val="16"/>
        <w:szCs w:val="16"/>
      </w:rPr>
      <w:t xml:space="preserve">23CSE615 Cyber-Law | Theme 19 | Jain (Deemed-to-be) University   |   Page </w:t>
    </w:r>
    <w:r>
      <w:fldChar w:fldCharType="begin"/>
    </w:r>
    <w:r>
      <w:instrText>PAGE</w:instrText>
    </w:r>
    <w:r>
      <w:fldChar w:fldCharType="separate"/>
    </w:r>
    <w:r>
      <w:t>1</w:t>
    </w:r>
    <w:r>
      <w:fldChar w:fldCharType="end"/>
    </w:r>
  </w:p>
  <w:p w14:paraId="700A065D" w14:textId="3D4B84A1" w:rsidR="00300B67" w:rsidRDefault="00300B67" w:rsidP="009F3220">
    <w:pPr>
      <w:pBdr>
        <w:top w:val="single" w:sz="4" w:space="1" w:color="2E4B8A"/>
      </w:pBdr>
      <w:spacing w:before="4pt"/>
    </w:pPr>
    <w:r w:rsidRPr="00A06E7B">
      <w:t xml:space="preserve">The demonstration of the proposed system is available at: </w:t>
    </w:r>
    <w:hyperlink r:id="rId1" w:history="1">
      <w:r w:rsidR="001F7337" w:rsidRPr="00FE6E1B">
        <w:rPr>
          <w:rStyle w:val="Hyperlink"/>
        </w:rPr>
        <w:t>https://sanita-284.github.io/WOA-Based-Ransomware-Detection/</w:t>
      </w:r>
    </w:hyperlink>
    <w:r w:rsidR="001F7337">
      <w:t xml:space="preserve"> </w:t>
    </w:r>
  </w:p>
  <w:p w14:paraId="4BA30F00" w14:textId="77777777" w:rsidR="00300B67" w:rsidRPr="00A06E7B" w:rsidRDefault="00300B67">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rPr>
        <w:sz w:val="18"/>
        <w:szCs w:val="18"/>
      </w:rPr>
      <w:id w:val="-1420952706"/>
      <w:docPartObj>
        <w:docPartGallery w:val="Page Numbers (Bottom of Page)"/>
        <w:docPartUnique/>
      </w:docPartObj>
    </w:sdtPr>
    <w:sdtEndPr>
      <w:rPr>
        <w:noProof/>
      </w:rPr>
    </w:sdtEndPr>
    <w:sdtContent>
      <w:p w14:paraId="385DBD05" w14:textId="77777777" w:rsidR="005B1D88" w:rsidRPr="00300B67" w:rsidRDefault="005B1D88" w:rsidP="00300B67">
        <w:pPr>
          <w:pBdr>
            <w:top w:val="single" w:sz="4" w:space="1" w:color="2E4B8A"/>
          </w:pBdr>
          <w:spacing w:before="4pt"/>
          <w:rPr>
            <w:sz w:val="18"/>
            <w:szCs w:val="18"/>
          </w:rPr>
        </w:pPr>
        <w:r w:rsidRPr="00300B67">
          <w:rPr>
            <w:color w:val="555555"/>
            <w:sz w:val="18"/>
            <w:szCs w:val="18"/>
          </w:rPr>
          <w:t xml:space="preserve">23CSE615 Cyber-Law | Theme 19 | Jain (Deemed-to-be) University   |   Page </w:t>
        </w:r>
        <w:r w:rsidRPr="00300B67">
          <w:rPr>
            <w:sz w:val="18"/>
            <w:szCs w:val="18"/>
          </w:rPr>
          <w:fldChar w:fldCharType="begin"/>
        </w:r>
        <w:r w:rsidRPr="00300B67">
          <w:rPr>
            <w:sz w:val="18"/>
            <w:szCs w:val="18"/>
          </w:rPr>
          <w:instrText>PAGE</w:instrText>
        </w:r>
        <w:r w:rsidRPr="00300B67">
          <w:rPr>
            <w:sz w:val="18"/>
            <w:szCs w:val="18"/>
          </w:rPr>
          <w:fldChar w:fldCharType="separate"/>
        </w:r>
        <w:r w:rsidRPr="00300B67">
          <w:rPr>
            <w:sz w:val="18"/>
            <w:szCs w:val="18"/>
          </w:rPr>
          <w:t>1</w:t>
        </w:r>
        <w:r w:rsidRPr="00300B67">
          <w:rPr>
            <w:sz w:val="18"/>
            <w:szCs w:val="18"/>
          </w:rPr>
          <w:fldChar w:fldCharType="end"/>
        </w:r>
      </w:p>
      <w:p w14:paraId="3BDE9539" w14:textId="05C59325" w:rsidR="001F7337" w:rsidRDefault="005B1D88" w:rsidP="001F7337">
        <w:pPr>
          <w:pBdr>
            <w:top w:val="single" w:sz="4" w:space="1" w:color="2E4B8A"/>
          </w:pBdr>
          <w:spacing w:before="4pt"/>
          <w:rPr>
            <w:sz w:val="18"/>
            <w:szCs w:val="18"/>
          </w:rPr>
        </w:pPr>
        <w:r w:rsidRPr="00300B67">
          <w:rPr>
            <w:sz w:val="18"/>
            <w:szCs w:val="18"/>
          </w:rPr>
          <w:t xml:space="preserve">The demonstration of the proposed system is available at: </w:t>
        </w:r>
        <w:hyperlink r:id="rId1" w:history="1">
          <w:r w:rsidR="001F7337" w:rsidRPr="00FE6E1B">
            <w:rPr>
              <w:rStyle w:val="Hyperlink"/>
              <w:sz w:val="18"/>
              <w:szCs w:val="18"/>
            </w:rPr>
            <w:t>https://sanita-284.github.io/WOA-Based-Ransomware-Detection/</w:t>
          </w:r>
        </w:hyperlink>
      </w:p>
      <w:p w14:paraId="69EC9B5C" w14:textId="53DC0CA9" w:rsidR="005B1D88" w:rsidRPr="001F7337" w:rsidRDefault="00000000" w:rsidP="001F7337">
        <w:pPr>
          <w:pBdr>
            <w:top w:val="single" w:sz="4" w:space="1" w:color="2E4B8A"/>
          </w:pBdr>
          <w:spacing w:before="4pt"/>
          <w:rPr>
            <w:sz w:val="18"/>
            <w:szCs w:val="18"/>
          </w:rPr>
        </w:pPr>
      </w:p>
    </w:sdtContent>
  </w:sdt>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AA89247" w14:textId="77777777" w:rsidR="005B1D88" w:rsidRPr="006F6D3D" w:rsidRDefault="005B1D88" w:rsidP="0056610F">
    <w:pPr>
      <w:pStyle w:val="Footer"/>
      <w:jc w:val="start"/>
      <w:rPr>
        <w:sz w:val="16"/>
        <w:szCs w:val="16"/>
      </w:rPr>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rPr>
        <w:sz w:val="18"/>
        <w:szCs w:val="18"/>
      </w:rPr>
      <w:id w:val="-1848252706"/>
      <w:docPartObj>
        <w:docPartGallery w:val="Page Numbers (Bottom of Page)"/>
        <w:docPartUnique/>
      </w:docPartObj>
    </w:sdtPr>
    <w:sdtEndPr>
      <w:rPr>
        <w:noProof/>
      </w:rPr>
    </w:sdtEndPr>
    <w:sdtContent>
      <w:p w14:paraId="093E278A" w14:textId="77777777" w:rsidR="00300B67" w:rsidRPr="00300B67" w:rsidRDefault="00300B67" w:rsidP="00300B67">
        <w:pPr>
          <w:pBdr>
            <w:top w:val="single" w:sz="4" w:space="1" w:color="2E4B8A"/>
          </w:pBdr>
          <w:spacing w:before="4pt"/>
          <w:rPr>
            <w:sz w:val="18"/>
            <w:szCs w:val="18"/>
          </w:rPr>
        </w:pPr>
        <w:r w:rsidRPr="00300B67">
          <w:rPr>
            <w:color w:val="555555"/>
            <w:sz w:val="18"/>
            <w:szCs w:val="18"/>
          </w:rPr>
          <w:t xml:space="preserve">23CSE615 Cyber-Law | Theme 19 | Jain (Deemed-to-be) University   |   Page </w:t>
        </w:r>
        <w:r w:rsidRPr="00300B67">
          <w:rPr>
            <w:sz w:val="18"/>
            <w:szCs w:val="18"/>
          </w:rPr>
          <w:fldChar w:fldCharType="begin"/>
        </w:r>
        <w:r w:rsidRPr="00300B67">
          <w:rPr>
            <w:sz w:val="18"/>
            <w:szCs w:val="18"/>
          </w:rPr>
          <w:instrText>PAGE</w:instrText>
        </w:r>
        <w:r w:rsidRPr="00300B67">
          <w:rPr>
            <w:sz w:val="18"/>
            <w:szCs w:val="18"/>
          </w:rPr>
          <w:fldChar w:fldCharType="separate"/>
        </w:r>
        <w:r w:rsidRPr="00300B67">
          <w:rPr>
            <w:sz w:val="18"/>
            <w:szCs w:val="18"/>
          </w:rPr>
          <w:t>1</w:t>
        </w:r>
        <w:r w:rsidRPr="00300B67">
          <w:rPr>
            <w:sz w:val="18"/>
            <w:szCs w:val="18"/>
          </w:rPr>
          <w:fldChar w:fldCharType="end"/>
        </w:r>
      </w:p>
      <w:p w14:paraId="1578D748" w14:textId="47279784" w:rsidR="008A6383" w:rsidRPr="001F7337" w:rsidRDefault="00300B67" w:rsidP="001F7337">
        <w:pPr>
          <w:pBdr>
            <w:top w:val="single" w:sz="4" w:space="1" w:color="2E4B8A"/>
          </w:pBdr>
          <w:spacing w:before="4pt"/>
          <w:rPr>
            <w:sz w:val="18"/>
            <w:szCs w:val="18"/>
          </w:rPr>
        </w:pPr>
        <w:r w:rsidRPr="00300B67">
          <w:rPr>
            <w:sz w:val="18"/>
            <w:szCs w:val="18"/>
          </w:rPr>
          <w:t>The demonstration of the proposed system is available at:</w:t>
        </w:r>
        <w:r w:rsidR="001F7337" w:rsidRPr="001F7337">
          <w:t xml:space="preserve"> </w:t>
        </w:r>
        <w:hyperlink r:id="rId1" w:history="1">
          <w:r w:rsidR="001F7337" w:rsidRPr="00FE6E1B">
            <w:rPr>
              <w:rStyle w:val="Hyperlink"/>
              <w:sz w:val="18"/>
              <w:szCs w:val="18"/>
            </w:rPr>
            <w:t>https://sanita-284.github.io/WOA-Based-Ransomware-Detection</w:t>
          </w:r>
          <w:r w:rsidR="001F7337" w:rsidRPr="00FE6E1B">
            <w:rPr>
              <w:rStyle w:val="Hyperlink"/>
              <w:sz w:val="18"/>
              <w:szCs w:val="18"/>
            </w:rPr>
            <w:t>/</w:t>
          </w:r>
        </w:hyperlink>
        <w:r w:rsidR="001F7337">
          <w:rPr>
            <w:sz w:val="18"/>
            <w:szCs w:val="18"/>
          </w:rPr>
          <w:t xml:space="preserve"> </w:t>
        </w:r>
      </w:p>
    </w:sdtContent>
  </w:sdt>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2D223A56"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305ACF7" w14:textId="77777777" w:rsidR="005C5DF8" w:rsidRDefault="005C5DF8" w:rsidP="001A3B3D">
      <w:r>
        <w:separator/>
      </w:r>
    </w:p>
  </w:footnote>
  <w:footnote w:type="continuationSeparator" w:id="0">
    <w:p w14:paraId="076C9CFB" w14:textId="77777777" w:rsidR="005C5DF8" w:rsidRDefault="005C5DF8"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5A6E457" w14:textId="77777777" w:rsidR="00300B67" w:rsidRDefault="00300B67" w:rsidP="009F3220">
    <w:pPr>
      <w:pBdr>
        <w:bottom w:val="single" w:sz="6" w:space="1" w:color="2E4B8A"/>
      </w:pBdr>
      <w:spacing w:after="6pt"/>
    </w:pPr>
    <w:r>
      <w:rPr>
        <w:i/>
        <w:iCs/>
        <w:color w:val="2E4B8A"/>
        <w:sz w:val="18"/>
        <w:szCs w:val="18"/>
      </w:rPr>
      <w:t>Memory Detection: A Survey of Whale Optimization Algorithm-Based Signature Generation</w:t>
    </w: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8818460" w14:textId="77777777" w:rsidR="005B1D88" w:rsidRDefault="005B1D88" w:rsidP="00300B67">
    <w:pPr>
      <w:pBdr>
        <w:bottom w:val="single" w:sz="6" w:space="1" w:color="2E4B8A"/>
      </w:pBdr>
      <w:spacing w:after="6pt"/>
    </w:pPr>
    <w:r>
      <w:rPr>
        <w:i/>
        <w:iCs/>
        <w:color w:val="2E4B8A"/>
        <w:sz w:val="18"/>
        <w:szCs w:val="18"/>
      </w:rPr>
      <w:t>Memory Detection: A Survey of Whale Optimization Algorithm-Based Signature Generation</w:t>
    </w: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CC38098" w14:textId="5781CA99" w:rsidR="00300B67" w:rsidRDefault="00300B67" w:rsidP="00300B67">
    <w:pPr>
      <w:pBdr>
        <w:bottom w:val="single" w:sz="6" w:space="1" w:color="2E4B8A"/>
      </w:pBdr>
      <w:spacing w:after="6pt"/>
    </w:pPr>
    <w:r>
      <w:rPr>
        <w:i/>
        <w:iCs/>
        <w:color w:val="2E4B8A"/>
        <w:sz w:val="18"/>
        <w:szCs w:val="18"/>
      </w:rPr>
      <w:t>Memory Detection: A Survey of Whale Optimization Algorithm-Based Signature Generation</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18C097B"/>
    <w:multiLevelType w:val="hybridMultilevel"/>
    <w:tmpl w:val="495A70D8"/>
    <w:lvl w:ilvl="0" w:tplc="4009000F">
      <w:start w:val="3"/>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2" w15:restartNumberingAfterBreak="0">
    <w:nsid w:val="02D427F1"/>
    <w:multiLevelType w:val="hybridMultilevel"/>
    <w:tmpl w:val="1B500C34"/>
    <w:lvl w:ilvl="0" w:tplc="098218F6">
      <w:start w:val="1"/>
      <w:numFmt w:val="decimal"/>
      <w:lvlText w:val="[%1]"/>
      <w:lvlJc w:val="start"/>
      <w:pPr>
        <w:ind w:start="36pt" w:hanging="18pt"/>
      </w:pPr>
      <w:rPr>
        <w:rFonts w:hint="default"/>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13" w15:restartNumberingAfterBreak="0">
    <w:nsid w:val="05A8338C"/>
    <w:multiLevelType w:val="hybridMultilevel"/>
    <w:tmpl w:val="9282E93E"/>
    <w:lvl w:ilvl="0" w:tplc="40090011">
      <w:start w:val="1"/>
      <w:numFmt w:val="decimal"/>
      <w:lvlText w:val="%1)"/>
      <w:lvlJc w:val="start"/>
      <w:pPr>
        <w:ind w:start="22.50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4" w15:restartNumberingAfterBreak="0">
    <w:nsid w:val="18256DBF"/>
    <w:multiLevelType w:val="hybridMultilevel"/>
    <w:tmpl w:val="46E88C00"/>
    <w:lvl w:ilvl="0" w:tplc="40090011">
      <w:start w:val="1"/>
      <w:numFmt w:val="decimal"/>
      <w:lvlText w:val="%1)"/>
      <w:lvlJc w:val="start"/>
      <w:pPr>
        <w:ind w:start="50.40pt" w:hanging="18pt"/>
      </w:pPr>
    </w:lvl>
    <w:lvl w:ilvl="1" w:tplc="40090019" w:tentative="1">
      <w:start w:val="1"/>
      <w:numFmt w:val="lowerLetter"/>
      <w:lvlText w:val="%2."/>
      <w:lvlJc w:val="start"/>
      <w:pPr>
        <w:ind w:start="86.40pt" w:hanging="18pt"/>
      </w:pPr>
    </w:lvl>
    <w:lvl w:ilvl="2" w:tplc="4009001B" w:tentative="1">
      <w:start w:val="1"/>
      <w:numFmt w:val="lowerRoman"/>
      <w:lvlText w:val="%3."/>
      <w:lvlJc w:val="end"/>
      <w:pPr>
        <w:ind w:start="122.40pt" w:hanging="9pt"/>
      </w:pPr>
    </w:lvl>
    <w:lvl w:ilvl="3" w:tplc="4009000F" w:tentative="1">
      <w:start w:val="1"/>
      <w:numFmt w:val="decimal"/>
      <w:lvlText w:val="%4."/>
      <w:lvlJc w:val="start"/>
      <w:pPr>
        <w:ind w:start="158.40pt" w:hanging="18pt"/>
      </w:pPr>
    </w:lvl>
    <w:lvl w:ilvl="4" w:tplc="40090019" w:tentative="1">
      <w:start w:val="1"/>
      <w:numFmt w:val="lowerLetter"/>
      <w:lvlText w:val="%5."/>
      <w:lvlJc w:val="start"/>
      <w:pPr>
        <w:ind w:start="194.40pt" w:hanging="18pt"/>
      </w:pPr>
    </w:lvl>
    <w:lvl w:ilvl="5" w:tplc="4009001B" w:tentative="1">
      <w:start w:val="1"/>
      <w:numFmt w:val="lowerRoman"/>
      <w:lvlText w:val="%6."/>
      <w:lvlJc w:val="end"/>
      <w:pPr>
        <w:ind w:start="230.40pt" w:hanging="9pt"/>
      </w:pPr>
    </w:lvl>
    <w:lvl w:ilvl="6" w:tplc="4009000F" w:tentative="1">
      <w:start w:val="1"/>
      <w:numFmt w:val="decimal"/>
      <w:lvlText w:val="%7."/>
      <w:lvlJc w:val="start"/>
      <w:pPr>
        <w:ind w:start="266.40pt" w:hanging="18pt"/>
      </w:pPr>
    </w:lvl>
    <w:lvl w:ilvl="7" w:tplc="40090019" w:tentative="1">
      <w:start w:val="1"/>
      <w:numFmt w:val="lowerLetter"/>
      <w:lvlText w:val="%8."/>
      <w:lvlJc w:val="start"/>
      <w:pPr>
        <w:ind w:start="302.40pt" w:hanging="18pt"/>
      </w:pPr>
    </w:lvl>
    <w:lvl w:ilvl="8" w:tplc="4009001B" w:tentative="1">
      <w:start w:val="1"/>
      <w:numFmt w:val="lowerRoman"/>
      <w:lvlText w:val="%9."/>
      <w:lvlJc w:val="end"/>
      <w:pPr>
        <w:ind w:start="338.40pt" w:hanging="9pt"/>
      </w:p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1F2C03A7"/>
    <w:multiLevelType w:val="hybridMultilevel"/>
    <w:tmpl w:val="F6F00F50"/>
    <w:lvl w:ilvl="0" w:tplc="BA365958">
      <w:start w:val="60"/>
      <w:numFmt w:val="decimal"/>
      <w:lvlText w:val="%1"/>
      <w:lvlJc w:val="start"/>
      <w:pPr>
        <w:ind w:start="32.40pt" w:hanging="18pt"/>
      </w:pPr>
      <w:rPr>
        <w:rFonts w:hint="default"/>
      </w:rPr>
    </w:lvl>
    <w:lvl w:ilvl="1" w:tplc="40090019" w:tentative="1">
      <w:start w:val="1"/>
      <w:numFmt w:val="lowerLetter"/>
      <w:lvlText w:val="%2."/>
      <w:lvlJc w:val="start"/>
      <w:pPr>
        <w:ind w:start="68.40pt" w:hanging="18pt"/>
      </w:pPr>
    </w:lvl>
    <w:lvl w:ilvl="2" w:tplc="4009001B" w:tentative="1">
      <w:start w:val="1"/>
      <w:numFmt w:val="lowerRoman"/>
      <w:lvlText w:val="%3."/>
      <w:lvlJc w:val="end"/>
      <w:pPr>
        <w:ind w:start="104.40pt" w:hanging="9pt"/>
      </w:pPr>
    </w:lvl>
    <w:lvl w:ilvl="3" w:tplc="4009000F" w:tentative="1">
      <w:start w:val="1"/>
      <w:numFmt w:val="decimal"/>
      <w:lvlText w:val="%4."/>
      <w:lvlJc w:val="start"/>
      <w:pPr>
        <w:ind w:start="140.40pt" w:hanging="18pt"/>
      </w:pPr>
    </w:lvl>
    <w:lvl w:ilvl="4" w:tplc="40090019" w:tentative="1">
      <w:start w:val="1"/>
      <w:numFmt w:val="lowerLetter"/>
      <w:lvlText w:val="%5."/>
      <w:lvlJc w:val="start"/>
      <w:pPr>
        <w:ind w:start="176.40pt" w:hanging="18pt"/>
      </w:pPr>
    </w:lvl>
    <w:lvl w:ilvl="5" w:tplc="4009001B" w:tentative="1">
      <w:start w:val="1"/>
      <w:numFmt w:val="lowerRoman"/>
      <w:lvlText w:val="%6."/>
      <w:lvlJc w:val="end"/>
      <w:pPr>
        <w:ind w:start="212.40pt" w:hanging="9pt"/>
      </w:pPr>
    </w:lvl>
    <w:lvl w:ilvl="6" w:tplc="4009000F" w:tentative="1">
      <w:start w:val="1"/>
      <w:numFmt w:val="decimal"/>
      <w:lvlText w:val="%7."/>
      <w:lvlJc w:val="start"/>
      <w:pPr>
        <w:ind w:start="248.40pt" w:hanging="18pt"/>
      </w:pPr>
    </w:lvl>
    <w:lvl w:ilvl="7" w:tplc="40090019" w:tentative="1">
      <w:start w:val="1"/>
      <w:numFmt w:val="lowerLetter"/>
      <w:lvlText w:val="%8."/>
      <w:lvlJc w:val="start"/>
      <w:pPr>
        <w:ind w:start="284.40pt" w:hanging="18pt"/>
      </w:pPr>
    </w:lvl>
    <w:lvl w:ilvl="8" w:tplc="4009001B" w:tentative="1">
      <w:start w:val="1"/>
      <w:numFmt w:val="lowerRoman"/>
      <w:lvlText w:val="%9."/>
      <w:lvlJc w:val="end"/>
      <w:pPr>
        <w:ind w:start="320.40pt" w:hanging="9pt"/>
      </w:pPr>
    </w:lvl>
  </w:abstractNum>
  <w:abstractNum w:abstractNumId="17"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19E5964"/>
    <w:multiLevelType w:val="hybridMultilevel"/>
    <w:tmpl w:val="8B9A359E"/>
    <w:lvl w:ilvl="0" w:tplc="4009000F">
      <w:start w:val="1"/>
      <w:numFmt w:val="decimal"/>
      <w:lvlText w:val="%1."/>
      <w:lvlJc w:val="start"/>
      <w:pPr>
        <w:ind w:start="36pt" w:hanging="18pt"/>
      </w:pPr>
    </w:lvl>
    <w:lvl w:ilvl="1" w:tplc="7E34F22E">
      <w:start w:val="1"/>
      <w:numFmt w:val="upperLetter"/>
      <w:lvlText w:val="%2."/>
      <w:lvlJc w:val="start"/>
      <w:pPr>
        <w:ind w:start="72pt" w:hanging="18pt"/>
      </w:pPr>
      <w:rPr>
        <w:rFonts w:hint="default"/>
      </w:r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9" w15:restartNumberingAfterBreak="0">
    <w:nsid w:val="249D66B3"/>
    <w:multiLevelType w:val="hybridMultilevel"/>
    <w:tmpl w:val="4BA2E042"/>
    <w:lvl w:ilvl="0" w:tplc="098218F6">
      <w:start w:val="1"/>
      <w:numFmt w:val="decimal"/>
      <w:lvlText w:val="[%1]"/>
      <w:lvlJc w:val="start"/>
      <w:pPr>
        <w:ind w:start="18pt" w:hanging="18pt"/>
      </w:pPr>
      <w:rPr>
        <w:rFonts w:hint="default"/>
      </w:rPr>
    </w:lvl>
    <w:lvl w:ilvl="1" w:tplc="40090019" w:tentative="1">
      <w:start w:val="1"/>
      <w:numFmt w:val="lowerLetter"/>
      <w:lvlText w:val="%2."/>
      <w:lvlJc w:val="start"/>
      <w:pPr>
        <w:ind w:start="54pt" w:hanging="18pt"/>
      </w:pPr>
    </w:lvl>
    <w:lvl w:ilvl="2" w:tplc="4009001B" w:tentative="1">
      <w:start w:val="1"/>
      <w:numFmt w:val="lowerRoman"/>
      <w:lvlText w:val="%3."/>
      <w:lvlJc w:val="end"/>
      <w:pPr>
        <w:ind w:start="90pt" w:hanging="9pt"/>
      </w:pPr>
    </w:lvl>
    <w:lvl w:ilvl="3" w:tplc="4009000F" w:tentative="1">
      <w:start w:val="1"/>
      <w:numFmt w:val="decimal"/>
      <w:lvlText w:val="%4."/>
      <w:lvlJc w:val="start"/>
      <w:pPr>
        <w:ind w:start="126pt" w:hanging="18pt"/>
      </w:pPr>
    </w:lvl>
    <w:lvl w:ilvl="4" w:tplc="40090019" w:tentative="1">
      <w:start w:val="1"/>
      <w:numFmt w:val="lowerLetter"/>
      <w:lvlText w:val="%5."/>
      <w:lvlJc w:val="start"/>
      <w:pPr>
        <w:ind w:start="162pt" w:hanging="18pt"/>
      </w:pPr>
    </w:lvl>
    <w:lvl w:ilvl="5" w:tplc="4009001B" w:tentative="1">
      <w:start w:val="1"/>
      <w:numFmt w:val="lowerRoman"/>
      <w:lvlText w:val="%6."/>
      <w:lvlJc w:val="end"/>
      <w:pPr>
        <w:ind w:start="198pt" w:hanging="9pt"/>
      </w:pPr>
    </w:lvl>
    <w:lvl w:ilvl="6" w:tplc="4009000F" w:tentative="1">
      <w:start w:val="1"/>
      <w:numFmt w:val="decimal"/>
      <w:lvlText w:val="%7."/>
      <w:lvlJc w:val="start"/>
      <w:pPr>
        <w:ind w:start="234pt" w:hanging="18pt"/>
      </w:pPr>
    </w:lvl>
    <w:lvl w:ilvl="7" w:tplc="40090019" w:tentative="1">
      <w:start w:val="1"/>
      <w:numFmt w:val="lowerLetter"/>
      <w:lvlText w:val="%8."/>
      <w:lvlJc w:val="start"/>
      <w:pPr>
        <w:ind w:start="270pt" w:hanging="18pt"/>
      </w:pPr>
    </w:lvl>
    <w:lvl w:ilvl="8" w:tplc="4009001B" w:tentative="1">
      <w:start w:val="1"/>
      <w:numFmt w:val="lowerRoman"/>
      <w:lvlText w:val="%9."/>
      <w:lvlJc w:val="end"/>
      <w:pPr>
        <w:ind w:start="306pt" w:hanging="9pt"/>
      </w:pPr>
    </w:lvl>
  </w:abstractNum>
  <w:abstractNum w:abstractNumId="20"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28545D7E"/>
    <w:multiLevelType w:val="hybridMultilevel"/>
    <w:tmpl w:val="841EE810"/>
    <w:lvl w:ilvl="0" w:tplc="098218F6">
      <w:start w:val="1"/>
      <w:numFmt w:val="decimal"/>
      <w:lvlText w:val="[%1]"/>
      <w:lvlJc w:val="start"/>
      <w:pPr>
        <w:ind w:start="54pt" w:hanging="18pt"/>
      </w:pPr>
      <w:rPr>
        <w:rFonts w:hint="default"/>
      </w:rPr>
    </w:lvl>
    <w:lvl w:ilvl="1" w:tplc="373E8F1E">
      <w:start w:val="1"/>
      <w:numFmt w:val="upperLetter"/>
      <w:lvlText w:val="%2."/>
      <w:lvlJc w:val="start"/>
      <w:pPr>
        <w:ind w:start="90pt" w:hanging="18pt"/>
      </w:pPr>
      <w:rPr>
        <w:rFonts w:hint="default"/>
      </w:rPr>
    </w:lvl>
    <w:lvl w:ilvl="2" w:tplc="4009001B" w:tentative="1">
      <w:start w:val="1"/>
      <w:numFmt w:val="lowerRoman"/>
      <w:lvlText w:val="%3."/>
      <w:lvlJc w:val="end"/>
      <w:pPr>
        <w:ind w:start="126pt" w:hanging="9pt"/>
      </w:pPr>
    </w:lvl>
    <w:lvl w:ilvl="3" w:tplc="4009000F" w:tentative="1">
      <w:start w:val="1"/>
      <w:numFmt w:val="decimal"/>
      <w:lvlText w:val="%4."/>
      <w:lvlJc w:val="start"/>
      <w:pPr>
        <w:ind w:start="162pt" w:hanging="18pt"/>
      </w:pPr>
    </w:lvl>
    <w:lvl w:ilvl="4" w:tplc="40090019" w:tentative="1">
      <w:start w:val="1"/>
      <w:numFmt w:val="lowerLetter"/>
      <w:lvlText w:val="%5."/>
      <w:lvlJc w:val="start"/>
      <w:pPr>
        <w:ind w:start="198pt" w:hanging="18pt"/>
      </w:pPr>
    </w:lvl>
    <w:lvl w:ilvl="5" w:tplc="4009001B" w:tentative="1">
      <w:start w:val="1"/>
      <w:numFmt w:val="lowerRoman"/>
      <w:lvlText w:val="%6."/>
      <w:lvlJc w:val="end"/>
      <w:pPr>
        <w:ind w:start="234pt" w:hanging="9pt"/>
      </w:pPr>
    </w:lvl>
    <w:lvl w:ilvl="6" w:tplc="4009000F" w:tentative="1">
      <w:start w:val="1"/>
      <w:numFmt w:val="decimal"/>
      <w:lvlText w:val="%7."/>
      <w:lvlJc w:val="start"/>
      <w:pPr>
        <w:ind w:start="270pt" w:hanging="18pt"/>
      </w:pPr>
    </w:lvl>
    <w:lvl w:ilvl="7" w:tplc="40090019" w:tentative="1">
      <w:start w:val="1"/>
      <w:numFmt w:val="lowerLetter"/>
      <w:lvlText w:val="%8."/>
      <w:lvlJc w:val="start"/>
      <w:pPr>
        <w:ind w:start="306pt" w:hanging="18pt"/>
      </w:pPr>
    </w:lvl>
    <w:lvl w:ilvl="8" w:tplc="4009001B" w:tentative="1">
      <w:start w:val="1"/>
      <w:numFmt w:val="lowerRoman"/>
      <w:lvlText w:val="%9."/>
      <w:lvlJc w:val="end"/>
      <w:pPr>
        <w:ind w:start="342pt" w:hanging="9pt"/>
      </w:pPr>
    </w:lvl>
  </w:abstractNum>
  <w:abstractNum w:abstractNumId="22" w15:restartNumberingAfterBreak="0">
    <w:nsid w:val="2AE66CDA"/>
    <w:multiLevelType w:val="hybridMultilevel"/>
    <w:tmpl w:val="90F0C634"/>
    <w:lvl w:ilvl="0" w:tplc="098218F6">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3" w15:restartNumberingAfterBreak="0">
    <w:nsid w:val="2C951BD4"/>
    <w:multiLevelType w:val="hybridMultilevel"/>
    <w:tmpl w:val="71C0661C"/>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4" w15:restartNumberingAfterBreak="0">
    <w:nsid w:val="33E22D90"/>
    <w:multiLevelType w:val="hybridMultilevel"/>
    <w:tmpl w:val="5FEA2AD6"/>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7" w15:restartNumberingAfterBreak="0">
    <w:nsid w:val="4189603E"/>
    <w:multiLevelType w:val="multilevel"/>
    <w:tmpl w:val="4288A78E"/>
    <w:lvl w:ilvl="0">
      <w:start w:val="1"/>
      <w:numFmt w:val="upperRoman"/>
      <w:pStyle w:val="Heading1"/>
      <w:lvlText w:val="%1."/>
      <w:lvlJc w:val="center"/>
      <w:pPr>
        <w:tabs>
          <w:tab w:val="num" w:pos="162.9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9.60pt"/>
        </w:tabs>
        <w:ind w:start="36pt" w:hanging="14.40pt"/>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87.65pt"/>
        </w:tabs>
        <w:ind w:firstLine="9pt"/>
      </w:pPr>
    </w:lvl>
    <w:lvl w:ilvl="3">
      <w:start w:val="1"/>
      <w:numFmt w:val="lowerLetter"/>
      <w:pStyle w:val="Heading4"/>
      <w:lvlText w:val="%4)"/>
      <w:lvlJc w:val="start"/>
      <w:pPr>
        <w:tabs>
          <w:tab w:val="num" w:pos="53.1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83.60pt"/>
        </w:tabs>
        <w:ind w:start="165.60pt"/>
      </w:pPr>
      <w:rPr>
        <w:rFonts w:cs="Times New Roman" w:hint="default"/>
      </w:rPr>
    </w:lvl>
    <w:lvl w:ilvl="5">
      <w:start w:val="1"/>
      <w:numFmt w:val="lowerLetter"/>
      <w:lvlText w:val="(%6)"/>
      <w:lvlJc w:val="start"/>
      <w:pPr>
        <w:tabs>
          <w:tab w:val="num" w:pos="219.60pt"/>
        </w:tabs>
        <w:ind w:start="201.60pt"/>
      </w:pPr>
      <w:rPr>
        <w:rFonts w:cs="Times New Roman" w:hint="default"/>
      </w:rPr>
    </w:lvl>
    <w:lvl w:ilvl="6">
      <w:start w:val="1"/>
      <w:numFmt w:val="lowerRoman"/>
      <w:lvlText w:val="(%7)"/>
      <w:lvlJc w:val="start"/>
      <w:pPr>
        <w:tabs>
          <w:tab w:val="num" w:pos="255.60pt"/>
        </w:tabs>
        <w:ind w:start="237.60pt"/>
      </w:pPr>
      <w:rPr>
        <w:rFonts w:cs="Times New Roman" w:hint="default"/>
      </w:rPr>
    </w:lvl>
    <w:lvl w:ilvl="7">
      <w:start w:val="1"/>
      <w:numFmt w:val="lowerLetter"/>
      <w:lvlText w:val="(%8)"/>
      <w:lvlJc w:val="start"/>
      <w:pPr>
        <w:tabs>
          <w:tab w:val="num" w:pos="291.60pt"/>
        </w:tabs>
        <w:ind w:start="273.60pt"/>
      </w:pPr>
      <w:rPr>
        <w:rFonts w:cs="Times New Roman" w:hint="default"/>
      </w:rPr>
    </w:lvl>
    <w:lvl w:ilvl="8">
      <w:start w:val="1"/>
      <w:numFmt w:val="lowerRoman"/>
      <w:lvlText w:val="(%9)"/>
      <w:lvlJc w:val="start"/>
      <w:pPr>
        <w:tabs>
          <w:tab w:val="num" w:pos="327.60pt"/>
        </w:tabs>
        <w:ind w:start="309.60pt"/>
      </w:pPr>
      <w:rPr>
        <w:rFonts w:cs="Times New Roman" w:hint="default"/>
      </w:rPr>
    </w:lvl>
  </w:abstractNum>
  <w:abstractNum w:abstractNumId="2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2" w15:restartNumberingAfterBreak="0">
    <w:nsid w:val="76C23A26"/>
    <w:multiLevelType w:val="hybridMultilevel"/>
    <w:tmpl w:val="64EAD0EA"/>
    <w:lvl w:ilvl="0" w:tplc="FFFFFFFF">
      <w:start w:val="1"/>
      <w:numFmt w:val="decimal"/>
      <w:lvlText w:val="%1)"/>
      <w:lvlJc w:val="start"/>
      <w:pPr>
        <w:ind w:start="36pt" w:hanging="18pt"/>
      </w:p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num w:numId="1" w16cid:durableId="1369909383">
    <w:abstractNumId w:val="25"/>
  </w:num>
  <w:num w:numId="2" w16cid:durableId="568543031">
    <w:abstractNumId w:val="30"/>
  </w:num>
  <w:num w:numId="3" w16cid:durableId="1207790780">
    <w:abstractNumId w:val="20"/>
  </w:num>
  <w:num w:numId="4" w16cid:durableId="629168631">
    <w:abstractNumId w:val="27"/>
  </w:num>
  <w:num w:numId="5" w16cid:durableId="1032806882">
    <w:abstractNumId w:val="27"/>
  </w:num>
  <w:num w:numId="6" w16cid:durableId="1614826021">
    <w:abstractNumId w:val="27"/>
  </w:num>
  <w:num w:numId="7" w16cid:durableId="1871990542">
    <w:abstractNumId w:val="27"/>
  </w:num>
  <w:num w:numId="8" w16cid:durableId="2088458160">
    <w:abstractNumId w:val="29"/>
  </w:num>
  <w:num w:numId="9" w16cid:durableId="231694775">
    <w:abstractNumId w:val="31"/>
  </w:num>
  <w:num w:numId="10" w16cid:durableId="2126189682">
    <w:abstractNumId w:val="26"/>
  </w:num>
  <w:num w:numId="11" w16cid:durableId="771515552">
    <w:abstractNumId w:val="17"/>
  </w:num>
  <w:num w:numId="12" w16cid:durableId="1603688421">
    <w:abstractNumId w:val="15"/>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8"/>
  </w:num>
  <w:num w:numId="25" w16cid:durableId="1633436150">
    <w:abstractNumId w:val="24"/>
  </w:num>
  <w:num w:numId="26" w16cid:durableId="2034764593">
    <w:abstractNumId w:val="12"/>
  </w:num>
  <w:num w:numId="27" w16cid:durableId="1625500748">
    <w:abstractNumId w:val="22"/>
  </w:num>
  <w:num w:numId="28" w16cid:durableId="679967562">
    <w:abstractNumId w:val="21"/>
  </w:num>
  <w:num w:numId="29" w16cid:durableId="494492405">
    <w:abstractNumId w:val="18"/>
  </w:num>
  <w:num w:numId="30" w16cid:durableId="794568603">
    <w:abstractNumId w:val="19"/>
  </w:num>
  <w:num w:numId="31" w16cid:durableId="664207837">
    <w:abstractNumId w:val="23"/>
  </w:num>
  <w:num w:numId="32" w16cid:durableId="1267930862">
    <w:abstractNumId w:val="16"/>
  </w:num>
  <w:num w:numId="33" w16cid:durableId="588776001">
    <w:abstractNumId w:val="11"/>
  </w:num>
  <w:num w:numId="34" w16cid:durableId="1176384635">
    <w:abstractNumId w:val="13"/>
  </w:num>
  <w:num w:numId="35" w16cid:durableId="99028452">
    <w:abstractNumId w:val="32"/>
  </w:num>
  <w:num w:numId="36" w16cid:durableId="2037651107">
    <w:abstractNumId w:val="14"/>
  </w:num>
  <w:num w:numId="37" w16cid:durableId="207003434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person w15:author="MONICA P">
    <w15:presenceInfo w15:providerId="Windows Live" w15:userId="4596e8d0feb77388"/>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1FF"/>
    <w:rsid w:val="000402E2"/>
    <w:rsid w:val="0004781E"/>
    <w:rsid w:val="0008586E"/>
    <w:rsid w:val="0008758A"/>
    <w:rsid w:val="00093D6A"/>
    <w:rsid w:val="000C1E68"/>
    <w:rsid w:val="000F057C"/>
    <w:rsid w:val="000F320D"/>
    <w:rsid w:val="0012330A"/>
    <w:rsid w:val="001261F3"/>
    <w:rsid w:val="001355AA"/>
    <w:rsid w:val="00144C44"/>
    <w:rsid w:val="0015325A"/>
    <w:rsid w:val="001547DC"/>
    <w:rsid w:val="001728D5"/>
    <w:rsid w:val="001845FA"/>
    <w:rsid w:val="00196AF3"/>
    <w:rsid w:val="001A2EFD"/>
    <w:rsid w:val="001A3B3D"/>
    <w:rsid w:val="001B67DC"/>
    <w:rsid w:val="001E3A7E"/>
    <w:rsid w:val="001F350D"/>
    <w:rsid w:val="001F4DAD"/>
    <w:rsid w:val="001F6A6E"/>
    <w:rsid w:val="001F6FFC"/>
    <w:rsid w:val="001F7337"/>
    <w:rsid w:val="00206BF9"/>
    <w:rsid w:val="00207409"/>
    <w:rsid w:val="002254A9"/>
    <w:rsid w:val="00233C3B"/>
    <w:rsid w:val="00233D97"/>
    <w:rsid w:val="002347A2"/>
    <w:rsid w:val="00242340"/>
    <w:rsid w:val="00245D2E"/>
    <w:rsid w:val="0024646B"/>
    <w:rsid w:val="00251764"/>
    <w:rsid w:val="00255D3C"/>
    <w:rsid w:val="002850E3"/>
    <w:rsid w:val="00292EBA"/>
    <w:rsid w:val="00293E88"/>
    <w:rsid w:val="002A021E"/>
    <w:rsid w:val="002C5B85"/>
    <w:rsid w:val="002F5558"/>
    <w:rsid w:val="00300B67"/>
    <w:rsid w:val="00310722"/>
    <w:rsid w:val="00331A81"/>
    <w:rsid w:val="00342DDA"/>
    <w:rsid w:val="00344938"/>
    <w:rsid w:val="00354FCF"/>
    <w:rsid w:val="00360885"/>
    <w:rsid w:val="0037698C"/>
    <w:rsid w:val="00377EFC"/>
    <w:rsid w:val="00381F4C"/>
    <w:rsid w:val="00382D65"/>
    <w:rsid w:val="003A19E2"/>
    <w:rsid w:val="003A5148"/>
    <w:rsid w:val="003B2B40"/>
    <w:rsid w:val="003B4E04"/>
    <w:rsid w:val="003C6C8E"/>
    <w:rsid w:val="003F171D"/>
    <w:rsid w:val="003F34F4"/>
    <w:rsid w:val="003F5A08"/>
    <w:rsid w:val="00420716"/>
    <w:rsid w:val="004325FB"/>
    <w:rsid w:val="004432BA"/>
    <w:rsid w:val="0044407E"/>
    <w:rsid w:val="00447BB9"/>
    <w:rsid w:val="0046031D"/>
    <w:rsid w:val="00473AC9"/>
    <w:rsid w:val="00492C41"/>
    <w:rsid w:val="004A6515"/>
    <w:rsid w:val="004A75FC"/>
    <w:rsid w:val="004C74EB"/>
    <w:rsid w:val="004D349A"/>
    <w:rsid w:val="004D4DCD"/>
    <w:rsid w:val="004D72B5"/>
    <w:rsid w:val="004F36B8"/>
    <w:rsid w:val="005113F6"/>
    <w:rsid w:val="00523266"/>
    <w:rsid w:val="00524895"/>
    <w:rsid w:val="00551773"/>
    <w:rsid w:val="00551B7F"/>
    <w:rsid w:val="0056610F"/>
    <w:rsid w:val="005709C6"/>
    <w:rsid w:val="00575BCA"/>
    <w:rsid w:val="00593529"/>
    <w:rsid w:val="005945C4"/>
    <w:rsid w:val="005A0648"/>
    <w:rsid w:val="005A2F27"/>
    <w:rsid w:val="005B0344"/>
    <w:rsid w:val="005B1D88"/>
    <w:rsid w:val="005B520E"/>
    <w:rsid w:val="005B7C19"/>
    <w:rsid w:val="005C5DF8"/>
    <w:rsid w:val="005E2800"/>
    <w:rsid w:val="00605825"/>
    <w:rsid w:val="00624C84"/>
    <w:rsid w:val="00645D22"/>
    <w:rsid w:val="00651A08"/>
    <w:rsid w:val="00654204"/>
    <w:rsid w:val="00654DBA"/>
    <w:rsid w:val="00665E4A"/>
    <w:rsid w:val="00670434"/>
    <w:rsid w:val="006A5D82"/>
    <w:rsid w:val="006B39C5"/>
    <w:rsid w:val="006B6B66"/>
    <w:rsid w:val="006C0532"/>
    <w:rsid w:val="006D069B"/>
    <w:rsid w:val="006E42B9"/>
    <w:rsid w:val="006F538B"/>
    <w:rsid w:val="006F6419"/>
    <w:rsid w:val="006F6D3D"/>
    <w:rsid w:val="0070048A"/>
    <w:rsid w:val="007139E9"/>
    <w:rsid w:val="00714BE9"/>
    <w:rsid w:val="00715787"/>
    <w:rsid w:val="00715BEA"/>
    <w:rsid w:val="00740EEA"/>
    <w:rsid w:val="00747D90"/>
    <w:rsid w:val="00794804"/>
    <w:rsid w:val="007A304A"/>
    <w:rsid w:val="007B33F1"/>
    <w:rsid w:val="007B6DDA"/>
    <w:rsid w:val="007C0308"/>
    <w:rsid w:val="007C2FF2"/>
    <w:rsid w:val="007D6232"/>
    <w:rsid w:val="007E3E1E"/>
    <w:rsid w:val="007F1F99"/>
    <w:rsid w:val="007F768F"/>
    <w:rsid w:val="0080233A"/>
    <w:rsid w:val="0080791D"/>
    <w:rsid w:val="008147B5"/>
    <w:rsid w:val="00816AEB"/>
    <w:rsid w:val="00816D09"/>
    <w:rsid w:val="00830F4B"/>
    <w:rsid w:val="00832B61"/>
    <w:rsid w:val="00836367"/>
    <w:rsid w:val="008373A8"/>
    <w:rsid w:val="00844510"/>
    <w:rsid w:val="008710EC"/>
    <w:rsid w:val="00873603"/>
    <w:rsid w:val="00880B46"/>
    <w:rsid w:val="008954E9"/>
    <w:rsid w:val="008A2C7D"/>
    <w:rsid w:val="008A5726"/>
    <w:rsid w:val="008A6383"/>
    <w:rsid w:val="008B6524"/>
    <w:rsid w:val="008C0B0D"/>
    <w:rsid w:val="008C29C9"/>
    <w:rsid w:val="008C4B23"/>
    <w:rsid w:val="008C600C"/>
    <w:rsid w:val="008D19F6"/>
    <w:rsid w:val="008D1A74"/>
    <w:rsid w:val="008D7E16"/>
    <w:rsid w:val="008F0AC4"/>
    <w:rsid w:val="008F6E2C"/>
    <w:rsid w:val="00901007"/>
    <w:rsid w:val="009303D9"/>
    <w:rsid w:val="00933C64"/>
    <w:rsid w:val="00933CB7"/>
    <w:rsid w:val="00937CEB"/>
    <w:rsid w:val="0094268C"/>
    <w:rsid w:val="009435DC"/>
    <w:rsid w:val="00972203"/>
    <w:rsid w:val="00985425"/>
    <w:rsid w:val="00987ACB"/>
    <w:rsid w:val="009A25CC"/>
    <w:rsid w:val="009E4929"/>
    <w:rsid w:val="009F1D79"/>
    <w:rsid w:val="00A0071E"/>
    <w:rsid w:val="00A059B3"/>
    <w:rsid w:val="00A115D3"/>
    <w:rsid w:val="00A14DCF"/>
    <w:rsid w:val="00A22365"/>
    <w:rsid w:val="00A265F6"/>
    <w:rsid w:val="00A548B6"/>
    <w:rsid w:val="00A73475"/>
    <w:rsid w:val="00A82A86"/>
    <w:rsid w:val="00A83797"/>
    <w:rsid w:val="00AB0510"/>
    <w:rsid w:val="00AD729F"/>
    <w:rsid w:val="00AE3409"/>
    <w:rsid w:val="00B11A60"/>
    <w:rsid w:val="00B22613"/>
    <w:rsid w:val="00B265DD"/>
    <w:rsid w:val="00B44A76"/>
    <w:rsid w:val="00B65D02"/>
    <w:rsid w:val="00B74D74"/>
    <w:rsid w:val="00B768D1"/>
    <w:rsid w:val="00B9032F"/>
    <w:rsid w:val="00B931B8"/>
    <w:rsid w:val="00BA1025"/>
    <w:rsid w:val="00BB3922"/>
    <w:rsid w:val="00BC13DA"/>
    <w:rsid w:val="00BC3420"/>
    <w:rsid w:val="00BD670B"/>
    <w:rsid w:val="00BE1DD7"/>
    <w:rsid w:val="00BE5475"/>
    <w:rsid w:val="00BE7D3C"/>
    <w:rsid w:val="00BF5FF6"/>
    <w:rsid w:val="00C002D1"/>
    <w:rsid w:val="00C0207F"/>
    <w:rsid w:val="00C16117"/>
    <w:rsid w:val="00C3075A"/>
    <w:rsid w:val="00C40A46"/>
    <w:rsid w:val="00C410D6"/>
    <w:rsid w:val="00C54470"/>
    <w:rsid w:val="00C66458"/>
    <w:rsid w:val="00C7652C"/>
    <w:rsid w:val="00C83460"/>
    <w:rsid w:val="00C919A4"/>
    <w:rsid w:val="00CA06CC"/>
    <w:rsid w:val="00CA4392"/>
    <w:rsid w:val="00CC393F"/>
    <w:rsid w:val="00CC61C5"/>
    <w:rsid w:val="00CD17F5"/>
    <w:rsid w:val="00D00317"/>
    <w:rsid w:val="00D056DB"/>
    <w:rsid w:val="00D13F8C"/>
    <w:rsid w:val="00D2176E"/>
    <w:rsid w:val="00D632BE"/>
    <w:rsid w:val="00D72D06"/>
    <w:rsid w:val="00D74691"/>
    <w:rsid w:val="00D7522C"/>
    <w:rsid w:val="00D7536F"/>
    <w:rsid w:val="00D76668"/>
    <w:rsid w:val="00D9113C"/>
    <w:rsid w:val="00D91613"/>
    <w:rsid w:val="00D93562"/>
    <w:rsid w:val="00D94B6C"/>
    <w:rsid w:val="00DB7EEA"/>
    <w:rsid w:val="00DF02D3"/>
    <w:rsid w:val="00DF4BCB"/>
    <w:rsid w:val="00E07383"/>
    <w:rsid w:val="00E15413"/>
    <w:rsid w:val="00E165BC"/>
    <w:rsid w:val="00E30E8D"/>
    <w:rsid w:val="00E335BC"/>
    <w:rsid w:val="00E4165D"/>
    <w:rsid w:val="00E46DCA"/>
    <w:rsid w:val="00E61E12"/>
    <w:rsid w:val="00E7596C"/>
    <w:rsid w:val="00E837C6"/>
    <w:rsid w:val="00E878F2"/>
    <w:rsid w:val="00EA74D0"/>
    <w:rsid w:val="00EB42E8"/>
    <w:rsid w:val="00EC0489"/>
    <w:rsid w:val="00EC6025"/>
    <w:rsid w:val="00ED0149"/>
    <w:rsid w:val="00ED4FB7"/>
    <w:rsid w:val="00EF7DE3"/>
    <w:rsid w:val="00F03103"/>
    <w:rsid w:val="00F23322"/>
    <w:rsid w:val="00F271DE"/>
    <w:rsid w:val="00F42250"/>
    <w:rsid w:val="00F56575"/>
    <w:rsid w:val="00F627DA"/>
    <w:rsid w:val="00F7288F"/>
    <w:rsid w:val="00F847A6"/>
    <w:rsid w:val="00F86A21"/>
    <w:rsid w:val="00F9337D"/>
    <w:rsid w:val="00F9441B"/>
    <w:rsid w:val="00F97A2A"/>
    <w:rsid w:val="00FA4C32"/>
    <w:rsid w:val="00FB1852"/>
    <w:rsid w:val="00FE7114"/>
    <w:rsid w:val="00FF4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6515"/>
    <w:pPr>
      <w:jc w:val="center"/>
    </w:pPr>
  </w:style>
  <w:style w:type="paragraph" w:styleId="Heading1">
    <w:name w:val="heading 1"/>
    <w:basedOn w:val="Normal"/>
    <w:next w:val="Normal"/>
    <w:link w:val="Heading1Char"/>
    <w:qFormat/>
    <w:rsid w:val="00551773"/>
    <w:pPr>
      <w:keepNext/>
      <w:keepLines/>
      <w:numPr>
        <w:numId w:val="4"/>
      </w:numPr>
      <w:tabs>
        <w:tab w:val="start" w:pos="10.80pt"/>
        <w:tab w:val="num" w:pos="28.80pt"/>
      </w:tabs>
      <w:spacing w:before="8pt" w:after="4pt"/>
      <w:ind w:firstLine="0pt"/>
      <w:outlineLvl w:val="0"/>
    </w:pPr>
    <w:rPr>
      <w:b/>
      <w:smallCaps/>
      <w:noProof/>
    </w:rPr>
  </w:style>
  <w:style w:type="paragraph" w:styleId="Heading2">
    <w:name w:val="heading 2"/>
    <w:basedOn w:val="Normal"/>
    <w:next w:val="Normal"/>
    <w:link w:val="Heading2Char"/>
    <w:qFormat/>
    <w:rsid w:val="00551773"/>
    <w:pPr>
      <w:keepNext/>
      <w:keepLines/>
      <w:numPr>
        <w:ilvl w:val="1"/>
        <w:numId w:val="4"/>
      </w:numPr>
      <w:tabs>
        <w:tab w:val="num" w:pos="14.40pt"/>
      </w:tabs>
      <w:spacing w:before="6pt" w:after="3pt"/>
      <w:jc w:val="start"/>
      <w:outlineLvl w:val="1"/>
    </w:pPr>
    <w:rPr>
      <w:b/>
      <w:i/>
      <w:iCs/>
      <w:noProof/>
    </w:rPr>
  </w:style>
  <w:style w:type="paragraph" w:styleId="Heading3">
    <w:name w:val="heading 3"/>
    <w:basedOn w:val="Normal"/>
    <w:next w:val="Normal"/>
    <w:link w:val="Heading3Char"/>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234pt"/>
        <w:tab w:val="end" w:pos="468pt"/>
      </w:tabs>
    </w:pPr>
  </w:style>
  <w:style w:type="character" w:customStyle="1" w:styleId="FooterChar">
    <w:name w:val="Footer Char"/>
    <w:basedOn w:val="DefaultParagraphFont"/>
    <w:link w:val="Footer"/>
    <w:uiPriority w:val="99"/>
    <w:rsid w:val="001A3B3D"/>
  </w:style>
  <w:style w:type="paragraph" w:styleId="NoSpacing">
    <w:name w:val="No Spacing"/>
    <w:uiPriority w:val="1"/>
    <w:qFormat/>
    <w:rsid w:val="00A83797"/>
    <w:rPr>
      <w:rFonts w:asciiTheme="minorHAnsi" w:eastAsiaTheme="minorHAnsi" w:hAnsiTheme="minorHAnsi" w:cstheme="minorBidi"/>
      <w:kern w:val="2"/>
      <w:sz w:val="22"/>
      <w:szCs w:val="22"/>
      <w:lang w:val="en-IN"/>
      <w14:ligatures w14:val="standardContextual"/>
    </w:rPr>
  </w:style>
  <w:style w:type="character" w:styleId="Hyperlink">
    <w:name w:val="Hyperlink"/>
    <w:basedOn w:val="DefaultParagraphFont"/>
    <w:uiPriority w:val="99"/>
    <w:rsid w:val="00A83797"/>
    <w:rPr>
      <w:color w:val="0563C1" w:themeColor="hyperlink"/>
      <w:u w:val="single"/>
    </w:rPr>
  </w:style>
  <w:style w:type="character" w:styleId="UnresolvedMention">
    <w:name w:val="Unresolved Mention"/>
    <w:basedOn w:val="DefaultParagraphFont"/>
    <w:uiPriority w:val="99"/>
    <w:semiHidden/>
    <w:unhideWhenUsed/>
    <w:rsid w:val="00A83797"/>
    <w:rPr>
      <w:color w:val="605E5C"/>
      <w:shd w:val="clear" w:color="auto" w:fill="E1DFDD"/>
    </w:rPr>
  </w:style>
  <w:style w:type="character" w:customStyle="1" w:styleId="Heading2Char">
    <w:name w:val="Heading 2 Char"/>
    <w:basedOn w:val="DefaultParagraphFont"/>
    <w:link w:val="Heading2"/>
    <w:rsid w:val="00551773"/>
    <w:rPr>
      <w:b/>
      <w:i/>
      <w:iCs/>
      <w:noProof/>
    </w:rPr>
  </w:style>
  <w:style w:type="paragraph" w:styleId="NormalWeb">
    <w:name w:val="Normal (Web)"/>
    <w:basedOn w:val="Normal"/>
    <w:uiPriority w:val="99"/>
    <w:unhideWhenUsed/>
    <w:rsid w:val="00EA74D0"/>
    <w:pPr>
      <w:spacing w:before="5pt" w:beforeAutospacing="1" w:after="5pt" w:afterAutospacing="1"/>
      <w:jc w:val="start"/>
    </w:pPr>
    <w:rPr>
      <w:rFonts w:eastAsia="Times New Roman"/>
      <w:sz w:val="24"/>
      <w:szCs w:val="24"/>
      <w:lang w:val="en-IN" w:eastAsia="en-IN"/>
    </w:rPr>
  </w:style>
  <w:style w:type="paragraph" w:styleId="ListParagraph">
    <w:name w:val="List Paragraph"/>
    <w:basedOn w:val="Normal"/>
    <w:uiPriority w:val="34"/>
    <w:qFormat/>
    <w:rsid w:val="00FB1852"/>
    <w:pPr>
      <w:ind w:start="36pt"/>
      <w:contextualSpacing/>
    </w:pPr>
  </w:style>
  <w:style w:type="paragraph" w:styleId="Caption">
    <w:name w:val="caption"/>
    <w:basedOn w:val="Normal"/>
    <w:next w:val="Normal"/>
    <w:unhideWhenUsed/>
    <w:qFormat/>
    <w:rsid w:val="001845FA"/>
    <w:pPr>
      <w:spacing w:after="10pt"/>
    </w:pPr>
    <w:rPr>
      <w:i/>
      <w:iCs/>
      <w:color w:val="44546A" w:themeColor="text2"/>
      <w:sz w:val="18"/>
      <w:szCs w:val="18"/>
    </w:rPr>
  </w:style>
  <w:style w:type="character" w:customStyle="1" w:styleId="Heading1Char">
    <w:name w:val="Heading 1 Char"/>
    <w:basedOn w:val="DefaultParagraphFont"/>
    <w:link w:val="Heading1"/>
    <w:rsid w:val="00551773"/>
    <w:rPr>
      <w:b/>
      <w:smallCaps/>
      <w:noProof/>
    </w:rPr>
  </w:style>
  <w:style w:type="paragraph" w:styleId="FootnoteText">
    <w:name w:val="footnote text"/>
    <w:basedOn w:val="Normal"/>
    <w:link w:val="FootnoteTextChar"/>
    <w:rsid w:val="00300B67"/>
  </w:style>
  <w:style w:type="character" w:customStyle="1" w:styleId="FootnoteTextChar">
    <w:name w:val="Footnote Text Char"/>
    <w:basedOn w:val="DefaultParagraphFont"/>
    <w:link w:val="FootnoteText"/>
    <w:rsid w:val="00300B67"/>
  </w:style>
  <w:style w:type="character" w:styleId="FootnoteReference">
    <w:name w:val="footnote reference"/>
    <w:basedOn w:val="DefaultParagraphFont"/>
    <w:rsid w:val="00300B67"/>
    <w:rPr>
      <w:vertAlign w:val="superscript"/>
    </w:rPr>
  </w:style>
  <w:style w:type="table" w:styleId="LightGrid-Accent1">
    <w:name w:val="Light Grid Accent 1"/>
    <w:basedOn w:val="TableNormal"/>
    <w:uiPriority w:val="62"/>
    <w:rsid w:val="00ED4FB7"/>
    <w:rPr>
      <w:rFonts w:eastAsiaTheme="minorEastAsia" w:cstheme="minorBidi"/>
      <w:sz w:val="22"/>
      <w:szCs w:val="22"/>
    </w:rPr>
    <w:tblPr>
      <w:tblStyleRowBandSize w:val="1"/>
      <w:tblStyleColBandSize w:val="1"/>
      <w:tblBorders>
        <w:top w:val="single" w:sz="8" w:space="0" w:color="5B9BD5" w:themeColor="accent1"/>
        <w:start w:val="single" w:sz="8" w:space="0" w:color="5B9BD5" w:themeColor="accent1"/>
        <w:bottom w:val="single" w:sz="8" w:space="0" w:color="5B9BD5" w:themeColor="accent1"/>
        <w:end w:val="single" w:sz="8" w:space="0" w:color="5B9BD5" w:themeColor="accent1"/>
        <w:insideH w:val="single" w:sz="8" w:space="0" w:color="5B9BD5" w:themeColor="accent1"/>
        <w:insideV w:val="single" w:sz="8" w:space="0" w:color="5B9BD5" w:themeColor="accent1"/>
      </w:tblBorders>
    </w:tblPr>
    <w:tblStylePr w:type="firstRow">
      <w:pPr>
        <w:spacing w:before="0pt" w:after="0pt" w:line="12pt" w:lineRule="auto"/>
      </w:pPr>
      <w:rPr>
        <w:rFonts w:asciiTheme="majorHAnsi" w:eastAsiaTheme="majorEastAsia" w:hAnsiTheme="majorHAnsi" w:cstheme="majorBidi"/>
        <w:b/>
        <w:bCs/>
      </w:rPr>
      <w:tblPr/>
      <w:tcPr>
        <w:tcBorders>
          <w:top w:val="single" w:sz="8" w:space="0" w:color="5B9BD5" w:themeColor="accent1"/>
          <w:start w:val="single" w:sz="8" w:space="0" w:color="5B9BD5" w:themeColor="accent1"/>
          <w:bottom w:val="single" w:sz="18" w:space="0" w:color="5B9BD5" w:themeColor="accent1"/>
          <w:end w:val="single" w:sz="8" w:space="0" w:color="5B9BD5" w:themeColor="accent1"/>
          <w:insideH w:val="nil"/>
          <w:insideV w:val="single" w:sz="8" w:space="0" w:color="5B9BD5" w:themeColor="accent1"/>
        </w:tcBorders>
      </w:tcPr>
    </w:tblStylePr>
    <w:tblStylePr w:type="lastRow">
      <w:pPr>
        <w:spacing w:before="0pt" w:after="0pt" w:line="12pt" w:lineRule="auto"/>
      </w:pPr>
      <w:rPr>
        <w:rFonts w:asciiTheme="majorHAnsi" w:eastAsiaTheme="majorEastAsia" w:hAnsiTheme="majorHAnsi" w:cstheme="majorBidi"/>
        <w:b/>
        <w:bCs/>
      </w:rPr>
      <w:tblPr/>
      <w:tcPr>
        <w:tcBorders>
          <w:top w:val="double" w:sz="6" w:space="0" w:color="5B9BD5" w:themeColor="accent1"/>
          <w:start w:val="single" w:sz="8" w:space="0" w:color="5B9BD5" w:themeColor="accent1"/>
          <w:bottom w:val="single" w:sz="8" w:space="0" w:color="5B9BD5" w:themeColor="accent1"/>
          <w:end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start w:val="single" w:sz="8" w:space="0" w:color="5B9BD5" w:themeColor="accent1"/>
          <w:bottom w:val="single" w:sz="8" w:space="0" w:color="5B9BD5" w:themeColor="accent1"/>
          <w:end w:val="single" w:sz="8" w:space="0" w:color="5B9BD5" w:themeColor="accent1"/>
        </w:tcBorders>
      </w:tcPr>
    </w:tblStylePr>
    <w:tblStylePr w:type="band1Vert">
      <w:tblPr/>
      <w:tcPr>
        <w:tcBorders>
          <w:top w:val="single" w:sz="8" w:space="0" w:color="5B9BD5" w:themeColor="accent1"/>
          <w:start w:val="single" w:sz="8" w:space="0" w:color="5B9BD5" w:themeColor="accent1"/>
          <w:bottom w:val="single" w:sz="8" w:space="0" w:color="5B9BD5" w:themeColor="accent1"/>
          <w:end w:val="single" w:sz="8" w:space="0" w:color="5B9BD5" w:themeColor="accent1"/>
        </w:tcBorders>
        <w:shd w:val="clear" w:color="auto" w:fill="D6E6F4" w:themeFill="accent1" w:themeFillTint="3F"/>
      </w:tcPr>
    </w:tblStylePr>
    <w:tblStylePr w:type="band1Horz">
      <w:tblPr/>
      <w:tcPr>
        <w:tcBorders>
          <w:top w:val="single" w:sz="8" w:space="0" w:color="5B9BD5" w:themeColor="accent1"/>
          <w:start w:val="single" w:sz="8" w:space="0" w:color="5B9BD5" w:themeColor="accent1"/>
          <w:bottom w:val="single" w:sz="8" w:space="0" w:color="5B9BD5" w:themeColor="accent1"/>
          <w:end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start w:val="single" w:sz="8" w:space="0" w:color="5B9BD5" w:themeColor="accent1"/>
          <w:bottom w:val="single" w:sz="8" w:space="0" w:color="5B9BD5" w:themeColor="accent1"/>
          <w:end w:val="single" w:sz="8" w:space="0" w:color="5B9BD5" w:themeColor="accent1"/>
          <w:insideV w:val="single" w:sz="8" w:space="0" w:color="5B9BD5" w:themeColor="accent1"/>
        </w:tcBorders>
      </w:tcPr>
    </w:tblStylePr>
  </w:style>
  <w:style w:type="table" w:styleId="GridTable3-Accent1">
    <w:name w:val="Grid Table 3 Accent 1"/>
    <w:basedOn w:val="TableNormal"/>
    <w:uiPriority w:val="48"/>
    <w:rsid w:val="00ED4FB7"/>
    <w:tblPr>
      <w:tblStyleRowBandSize w:val="1"/>
      <w:tblStyleColBandSize w:val="1"/>
      <w:tblBorders>
        <w:top w:val="single" w:sz="4" w:space="0" w:color="9CC2E5" w:themeColor="accent1" w:themeTint="99"/>
        <w:start w:val="single" w:sz="4" w:space="0" w:color="9CC2E5" w:themeColor="accent1" w:themeTint="99"/>
        <w:bottom w:val="single" w:sz="4" w:space="0" w:color="9CC2E5" w:themeColor="accent1" w:themeTint="99"/>
        <w:end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start w:val="nil"/>
          <w:end w:val="nil"/>
          <w:insideH w:val="nil"/>
          <w:insideV w:val="nil"/>
        </w:tcBorders>
        <w:shd w:val="clear" w:color="auto" w:fill="FFFFFF" w:themeFill="background1"/>
      </w:tcPr>
    </w:tblStylePr>
    <w:tblStylePr w:type="lastRow">
      <w:rPr>
        <w:b/>
        <w:bCs/>
      </w:rPr>
      <w:tblPr/>
      <w:tcPr>
        <w:tcBorders>
          <w:start w:val="nil"/>
          <w:bottom w:val="nil"/>
          <w:end w:val="nil"/>
          <w:insideH w:val="nil"/>
          <w:insideV w:val="nil"/>
        </w:tcBorders>
        <w:shd w:val="clear" w:color="auto" w:fill="FFFFFF" w:themeFill="background1"/>
      </w:tcPr>
    </w:tblStylePr>
    <w:tblStylePr w:type="firstCol">
      <w:pPr>
        <w:jc w:val="end"/>
      </w:pPr>
      <w:rPr>
        <w:i/>
        <w:iCs/>
      </w:rPr>
      <w:tblPr/>
      <w:tcPr>
        <w:tcBorders>
          <w:top w:val="nil"/>
          <w:start w:val="nil"/>
          <w:bottom w:val="nil"/>
          <w:insideH w:val="nil"/>
          <w:insideV w:val="nil"/>
        </w:tcBorders>
        <w:shd w:val="clear" w:color="auto" w:fill="FFFFFF" w:themeFill="background1"/>
      </w:tcPr>
    </w:tblStylePr>
    <w:tblStylePr w:type="lastCol">
      <w:rPr>
        <w:i/>
        <w:iCs/>
      </w:rPr>
      <w:tblPr/>
      <w:tcPr>
        <w:tcBorders>
          <w:top w:val="nil"/>
          <w:bottom w:val="nil"/>
          <w:end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5Dark-Accent1">
    <w:name w:val="Grid Table 5 Dark Accent 1"/>
    <w:basedOn w:val="TableNormal"/>
    <w:uiPriority w:val="50"/>
    <w:rsid w:val="00ED4FB7"/>
    <w:tblPr>
      <w:tblStyleRowBandSize w:val="1"/>
      <w:tblStyleColBandSize w:val="1"/>
      <w:tblBorders>
        <w:top w:val="single" w:sz="4" w:space="0" w:color="FFFFFF" w:themeColor="background1"/>
        <w:start w:val="single" w:sz="4" w:space="0" w:color="FFFFFF" w:themeColor="background1"/>
        <w:bottom w:val="single" w:sz="4" w:space="0" w:color="FFFFFF" w:themeColor="background1"/>
        <w:end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start w:val="single" w:sz="4" w:space="0" w:color="FFFFFF" w:themeColor="background1"/>
          <w:end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start w:val="single" w:sz="4" w:space="0" w:color="FFFFFF" w:themeColor="background1"/>
          <w:bottom w:val="single" w:sz="4" w:space="0" w:color="FFFFFF" w:themeColor="background1"/>
          <w:end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star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end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2-Accent5">
    <w:name w:val="Grid Table 2 Accent 5"/>
    <w:basedOn w:val="TableNormal"/>
    <w:uiPriority w:val="47"/>
    <w:rsid w:val="00C002D1"/>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7Colorful">
    <w:name w:val="Grid Table 7 Colorful"/>
    <w:basedOn w:val="TableNormal"/>
    <w:uiPriority w:val="52"/>
    <w:rsid w:val="00551773"/>
    <w:rPr>
      <w:color w:val="000000" w:themeColor="text1"/>
    </w:rPr>
    <w:tblPr>
      <w:tblStyleRowBandSize w:val="1"/>
      <w:tblStyleColBandSize w:val="1"/>
      <w:tblBorders>
        <w:top w:val="single" w:sz="4" w:space="0" w:color="666666" w:themeColor="text1" w:themeTint="99"/>
        <w:start w:val="single" w:sz="4" w:space="0" w:color="666666" w:themeColor="text1" w:themeTint="99"/>
        <w:bottom w:val="single" w:sz="4" w:space="0" w:color="666666" w:themeColor="text1" w:themeTint="99"/>
        <w:end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start w:val="nil"/>
          <w:end w:val="nil"/>
          <w:insideH w:val="nil"/>
          <w:insideV w:val="nil"/>
        </w:tcBorders>
        <w:shd w:val="clear" w:color="auto" w:fill="FFFFFF" w:themeFill="background1"/>
      </w:tcPr>
    </w:tblStylePr>
    <w:tblStylePr w:type="lastRow">
      <w:rPr>
        <w:b/>
        <w:bCs/>
      </w:rPr>
      <w:tblPr/>
      <w:tcPr>
        <w:tcBorders>
          <w:start w:val="nil"/>
          <w:bottom w:val="nil"/>
          <w:end w:val="nil"/>
          <w:insideH w:val="nil"/>
          <w:insideV w:val="nil"/>
        </w:tcBorders>
        <w:shd w:val="clear" w:color="auto" w:fill="FFFFFF" w:themeFill="background1"/>
      </w:tcPr>
    </w:tblStylePr>
    <w:tblStylePr w:type="firstCol">
      <w:pPr>
        <w:jc w:val="end"/>
      </w:pPr>
      <w:rPr>
        <w:i/>
        <w:iCs/>
      </w:rPr>
      <w:tblPr/>
      <w:tcPr>
        <w:tcBorders>
          <w:top w:val="nil"/>
          <w:start w:val="nil"/>
          <w:bottom w:val="nil"/>
          <w:insideH w:val="nil"/>
          <w:insideV w:val="nil"/>
        </w:tcBorders>
        <w:shd w:val="clear" w:color="auto" w:fill="FFFFFF" w:themeFill="background1"/>
      </w:tcPr>
    </w:tblStylePr>
    <w:tblStylePr w:type="lastCol">
      <w:rPr>
        <w:i/>
        <w:iCs/>
      </w:rPr>
      <w:tblPr/>
      <w:tcPr>
        <w:tcBorders>
          <w:top w:val="nil"/>
          <w:bottom w:val="nil"/>
          <w:end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customStyle="1" w:styleId="Heading3Char">
    <w:name w:val="Heading 3 Char"/>
    <w:basedOn w:val="DefaultParagraphFont"/>
    <w:link w:val="Heading3"/>
    <w:rsid w:val="00F56575"/>
    <w:rPr>
      <w:i/>
      <w:iCs/>
      <w:noProof/>
    </w:rPr>
  </w:style>
  <w:style w:type="paragraph" w:styleId="Revision">
    <w:name w:val="Revision"/>
    <w:hidden/>
    <w:uiPriority w:val="99"/>
    <w:semiHidden/>
    <w:rsid w:val="00F97A2A"/>
  </w:style>
  <w:style w:type="paragraph" w:customStyle="1" w:styleId="Style1">
    <w:name w:val="Style1"/>
    <w:basedOn w:val="Normal"/>
    <w:link w:val="Style1Char"/>
    <w:qFormat/>
    <w:rsid w:val="004D349A"/>
    <w:pPr>
      <w:spacing w:before="6pt" w:after="3pt"/>
      <w:jc w:val="start"/>
    </w:pPr>
    <w:rPr>
      <w:rFonts w:eastAsia="Times New Roman"/>
      <w:smallCaps/>
    </w:rPr>
  </w:style>
  <w:style w:type="character" w:customStyle="1" w:styleId="Style1Char">
    <w:name w:val="Style1 Char"/>
    <w:basedOn w:val="DefaultParagraphFont"/>
    <w:link w:val="Style1"/>
    <w:rsid w:val="004D349A"/>
    <w:rPr>
      <w:rFonts w:eastAsia="Times New Roman"/>
      <w:smallCaps/>
    </w:rPr>
  </w:style>
  <w:style w:type="character" w:styleId="FollowedHyperlink">
    <w:name w:val="FollowedHyperlink"/>
    <w:basedOn w:val="DefaultParagraphFont"/>
    <w:rsid w:val="001F7337"/>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header" Target="header2.xml"/><Relationship Id="rId18" Type="http://purl.oclc.org/ooxml/officeDocument/relationships/header" Target="header3.xml"/><Relationship Id="rId3" Type="http://purl.oclc.org/ooxml/officeDocument/relationships/styles" Target="styles.xml"/><Relationship Id="rId21" Type="http://purl.oclc.org/ooxml/officeDocument/relationships/fontTable" Target="fontTable.xml"/><Relationship Id="rId7" Type="http://purl.oclc.org/ooxml/officeDocument/relationships/endnotes" Target="endnotes.xml"/><Relationship Id="rId12" Type="http://purl.oclc.org/ooxml/officeDocument/relationships/hyperlink" Target="mailto:vaishnaviisunil@gmail.com" TargetMode="External"/><Relationship Id="rId17" Type="http://purl.oclc.org/ooxml/officeDocument/relationships/image" Target="media/image2.png"/><Relationship Id="rId2" Type="http://purl.oclc.org/ooxml/officeDocument/relationships/numbering" Target="numbering.xml"/><Relationship Id="rId16" Type="http://purl.oclc.org/ooxml/officeDocument/relationships/image" Target="media/image1.png"/><Relationship Id="rId20" Type="http://purl.oclc.org/ooxml/officeDocument/relationships/footer" Target="footer5.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sanitasolomon@gmail.com" TargetMode="External"/><Relationship Id="rId5" Type="http://purl.oclc.org/ooxml/officeDocument/relationships/webSettings" Target="webSettings.xml"/><Relationship Id="rId15" Type="http://purl.oclc.org/ooxml/officeDocument/relationships/footer" Target="footer3.xml"/><Relationship Id="rId23" Type="http://purl.oclc.org/ooxml/officeDocument/relationships/theme" Target="theme/theme1.xml"/><Relationship Id="rId10" Type="http://purl.oclc.org/ooxml/officeDocument/relationships/hyperlink" Target="mailto:monicamoni1502@gmail.com" TargetMode="External"/><Relationship Id="rId19" Type="http://purl.oclc.org/ooxml/officeDocument/relationships/footer" Target="footer4.xml"/><Relationship Id="rId4" Type="http://purl.oclc.org/ooxml/officeDocument/relationships/settings" Target="settings.xml"/><Relationship Id="rId9" Type="http://purl.oclc.org/ooxml/officeDocument/relationships/footer" Target="footer1.xml"/><Relationship Id="rId14" Type="http://purl.oclc.org/ooxml/officeDocument/relationships/footer" Target="footer2.xml"/><Relationship Id="rId22" Type="http://schemas.microsoft.com/office/2011/relationships/people" Target="people.xml"/></Relationships>
</file>

<file path=word/_rels/footer1.xml.rels><?xml version="1.0" encoding="UTF-8" standalone="yes"?>
<Relationships xmlns="http://schemas.openxmlformats.org/package/2006/relationships"><Relationship Id="rId1" Type="http://purl.oclc.org/ooxml/officeDocument/relationships/hyperlink" Target="https://sanita-284.github.io/WOA-Based-Ransomware-Detection/" TargetMode="External"/></Relationships>
</file>

<file path=word/_rels/footer2.xml.rels><?xml version="1.0" encoding="UTF-8" standalone="yes"?>
<Relationships xmlns="http://schemas.openxmlformats.org/package/2006/relationships"><Relationship Id="rId1" Type="http://purl.oclc.org/ooxml/officeDocument/relationships/hyperlink" Target="https://sanita-284.github.io/WOA-Based-Ransomware-Detection/" TargetMode="External"/></Relationships>
</file>

<file path=word/_rels/footer4.xml.rels><?xml version="1.0" encoding="UTF-8" standalone="yes"?>
<Relationships xmlns="http://schemas.openxmlformats.org/package/2006/relationships"><Relationship Id="rId1" Type="http://purl.oclc.org/ooxml/officeDocument/relationships/hyperlink" Target="https://sanita-284.github.io/WOA-Based-Ransomware-Detection/"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10</TotalTime>
  <Pages>20</Pages>
  <Words>12584</Words>
  <Characters>81047</Characters>
  <Application>Microsoft Office Word</Application>
  <DocSecurity>0</DocSecurity>
  <Lines>3001</Lines>
  <Paragraphs>1462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Sanita Salomon</cp:lastModifiedBy>
  <cp:revision>2</cp:revision>
  <dcterms:created xsi:type="dcterms:W3CDTF">2026-04-09T05:34:00Z</dcterms:created>
  <dcterms:modified xsi:type="dcterms:W3CDTF">2026-04-09T05:34:00Z</dcterms:modified>
</cp:coreProperties>
</file>

<file path=docProps/custom.xml><?xml version="1.0" encoding="utf-8"?>
<Properties xmlns="http://purl.oclc.org/ooxml/officeDocument/customProperties" xmlns:vt="http://purl.oclc.org/ooxml/officeDocument/docPropsVTypes">
  <property fmtid="{D5CDD505-2E9C-101B-9397-08002B2CF9AE}" pid="2" name="_DocHome">
    <vt:i4>-995474352</vt:i4>
  </property>
</Properties>
</file>